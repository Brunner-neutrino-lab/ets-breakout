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DB19" w14:textId="01DEA3FA" w:rsidR="0066492A" w:rsidRPr="0066492A" w:rsidRDefault="0066492A" w:rsidP="0066492A">
      <w:pPr>
        <w:pStyle w:val="Heading2"/>
      </w:pPr>
      <w:r>
        <w:t>Configuration</w:t>
      </w:r>
    </w:p>
    <w:p w14:paraId="0EA8A8AB" w14:textId="172D372F" w:rsidR="00286E31" w:rsidRDefault="00286E31" w:rsidP="0066492A">
      <w:pPr>
        <w:pStyle w:val="Heading3"/>
      </w:pPr>
      <w:r>
        <w:t>Board</w:t>
      </w:r>
      <w:r w:rsidR="0066492A">
        <w:t>s</w:t>
      </w:r>
    </w:p>
    <w:p w14:paraId="123553AF" w14:textId="06A2C3AA" w:rsidR="00286E31" w:rsidRDefault="00286E31" w:rsidP="00286E31">
      <w:pPr>
        <w:pStyle w:val="BodyText"/>
      </w:pPr>
      <w:r>
        <w:t>This test contemplates a backplane and a single mux board. It can also be adapted for multiple mux boards.</w:t>
      </w:r>
    </w:p>
    <w:p w14:paraId="68FDE7CB" w14:textId="017E217B" w:rsidR="00286E31" w:rsidRDefault="00286E31" w:rsidP="0066492A">
      <w:pPr>
        <w:pStyle w:val="Heading3"/>
      </w:pPr>
      <w:r>
        <w:t>Connections</w:t>
      </w:r>
    </w:p>
    <w:p w14:paraId="0007B04C" w14:textId="21489CAE" w:rsidR="00286E31" w:rsidRDefault="00286E31" w:rsidP="00286E31">
      <w:pPr>
        <w:pStyle w:val="BodyText"/>
      </w:pPr>
      <w:r>
        <w:t>Motherboard Arduino is powered and controlled from USB. (Serial port is also possible but the firmware must be reconfigured.)</w:t>
      </w:r>
    </w:p>
    <w:p w14:paraId="7E01377F" w14:textId="49974A3B" w:rsidR="00286E31" w:rsidRPr="00286E31" w:rsidRDefault="00286E31" w:rsidP="00286E31">
      <w:pPr>
        <w:pStyle w:val="BodyText"/>
      </w:pPr>
      <w:r>
        <w:t>Electrometer input connected to Mux board IV out, or to backplane IV out, as needed</w:t>
      </w:r>
    </w:p>
    <w:p w14:paraId="3F098B9A" w14:textId="75201A2B" w:rsidR="00404DCA" w:rsidRDefault="00404DCA" w:rsidP="0066492A">
      <w:pPr>
        <w:pStyle w:val="Heading3"/>
      </w:pPr>
      <w:r>
        <w:t>Jumper</w:t>
      </w:r>
      <w:r w:rsidR="0066492A">
        <w:t>s</w:t>
      </w:r>
    </w:p>
    <w:p w14:paraId="36706D39" w14:textId="77777777" w:rsidR="00286E31" w:rsidRDefault="00286E31" w:rsidP="0066492A">
      <w:pPr>
        <w:pStyle w:val="Heading4"/>
      </w:pPr>
      <w:r>
        <w:t>Motherboard</w:t>
      </w:r>
    </w:p>
    <w:p w14:paraId="2054ECAE" w14:textId="613820E7" w:rsidR="00286E31" w:rsidRDefault="00286E31" w:rsidP="00404DCA">
      <w:r>
        <w:t>JP5: supplies +5V power to shift registers, via 12 – 5V linear regulator U2</w:t>
      </w:r>
    </w:p>
    <w:p w14:paraId="04478B5D" w14:textId="30C4ACF6" w:rsidR="00DE1E9D" w:rsidRDefault="00DE1E9D" w:rsidP="00404DCA">
      <w:r>
        <w:t>Other jumpers uninstalled.</w:t>
      </w:r>
    </w:p>
    <w:p w14:paraId="2D28FFED" w14:textId="7150FBAD" w:rsidR="00286E31" w:rsidRDefault="00286E31" w:rsidP="0066492A">
      <w:pPr>
        <w:pStyle w:val="Heading4"/>
      </w:pPr>
      <w:r>
        <w:t>MUX board</w:t>
      </w:r>
    </w:p>
    <w:p w14:paraId="0BA2CB46" w14:textId="62A1591F" w:rsidR="00404DCA" w:rsidRDefault="00CE5362" w:rsidP="00404DCA">
      <w:r>
        <w:t>JP</w:t>
      </w:r>
      <w:r w:rsidR="008B00FB">
        <w:t>2</w:t>
      </w:r>
      <w:r>
        <w:t>: connects VB_POS</w:t>
      </w:r>
    </w:p>
    <w:p w14:paraId="5BAC5713" w14:textId="2FBF6775" w:rsidR="00DE1E9D" w:rsidRDefault="00DE1E9D" w:rsidP="00404DCA">
      <w:r>
        <w:t>JP1: install if testing IV_OUT on backplane.</w:t>
      </w:r>
    </w:p>
    <w:p w14:paraId="1B1410E3" w14:textId="6239A6BA" w:rsidR="00DE1E9D" w:rsidRDefault="00DE1E9D" w:rsidP="00404DCA">
      <w:r>
        <w:t>Other jumpers uninstalled.</w:t>
      </w:r>
    </w:p>
    <w:p w14:paraId="2DE30EAD" w14:textId="1889C69F" w:rsidR="005B62BF" w:rsidRDefault="00612002" w:rsidP="00404DCA">
      <w:pPr>
        <w:pStyle w:val="Heading2"/>
      </w:pPr>
      <w:r>
        <w:t>Functional Tests</w:t>
      </w:r>
    </w:p>
    <w:p w14:paraId="5AEFF989" w14:textId="77777777" w:rsidR="00D67FBB" w:rsidRDefault="00CD7EA5" w:rsidP="00CD7EA5">
      <w:pPr>
        <w:pStyle w:val="BodyText"/>
      </w:pPr>
      <w:r>
        <w:t>These are some quick tests to</w:t>
      </w:r>
      <w:r w:rsidR="00D67FBB">
        <w:t>:</w:t>
      </w:r>
    </w:p>
    <w:p w14:paraId="23B67074" w14:textId="77777777" w:rsidR="00D67FBB" w:rsidRDefault="00CD7EA5" w:rsidP="00B22DE4">
      <w:pPr>
        <w:pStyle w:val="BodyText"/>
        <w:numPr>
          <w:ilvl w:val="0"/>
          <w:numId w:val="7"/>
        </w:numPr>
      </w:pPr>
      <w:r>
        <w:t>determine the</w:t>
      </w:r>
      <w:r w:rsidR="00D67FBB">
        <w:t xml:space="preserve"> leakage of the board</w:t>
      </w:r>
    </w:p>
    <w:p w14:paraId="39F91899" w14:textId="2904D4E7" w:rsidR="00CD7EA5" w:rsidRDefault="00D67FBB" w:rsidP="00B22DE4">
      <w:pPr>
        <w:pStyle w:val="BodyText"/>
        <w:numPr>
          <w:ilvl w:val="0"/>
          <w:numId w:val="7"/>
        </w:numPr>
      </w:pPr>
      <w:r>
        <w:t>ensure the relay activation works</w:t>
      </w:r>
    </w:p>
    <w:p w14:paraId="7777BD9F" w14:textId="64A52750" w:rsidR="00D67FBB" w:rsidRPr="00CD7EA5" w:rsidRDefault="00B22DE4" w:rsidP="00B22DE4">
      <w:pPr>
        <w:pStyle w:val="BodyText"/>
        <w:numPr>
          <w:ilvl w:val="0"/>
          <w:numId w:val="7"/>
        </w:numPr>
      </w:pPr>
      <w:r>
        <w:t>ensure the diodes are the right way around</w:t>
      </w:r>
    </w:p>
    <w:p w14:paraId="5334ADE3" w14:textId="3DB8EC39" w:rsidR="00D61355" w:rsidRPr="00D61355" w:rsidRDefault="00D61355" w:rsidP="00D61355">
      <w:pPr>
        <w:pStyle w:val="BodyText"/>
      </w:pPr>
      <w:r>
        <w:t>Board leakage in the bias circuit can be tested prior to plugging in relays. This allows isolation of relay leakage and board leakage</w:t>
      </w:r>
      <w:r w:rsidR="00D82A94">
        <w:t>.</w:t>
      </w:r>
    </w:p>
    <w:p w14:paraId="17FEDF80" w14:textId="2AAD93D5" w:rsidR="00612002" w:rsidRDefault="00612002" w:rsidP="00612002">
      <w:pPr>
        <w:pStyle w:val="Heading3"/>
      </w:pPr>
      <w:r>
        <w:t>Bias Relay Activation</w:t>
      </w:r>
    </w:p>
    <w:p w14:paraId="502C74B3" w14:textId="77777777" w:rsidR="00771B21" w:rsidRDefault="00771B21" w:rsidP="00771B21">
      <w:pPr>
        <w:pStyle w:val="Heading4"/>
      </w:pPr>
      <w:r>
        <w:t>Coil Voltage</w:t>
      </w:r>
    </w:p>
    <w:p w14:paraId="5485E818" w14:textId="77777777" w:rsidR="00771B21" w:rsidRDefault="00771B21" w:rsidP="00771B21">
      <w:pPr>
        <w:pStyle w:val="BodyText"/>
      </w:pPr>
      <w:r>
        <w:t>Check for +12V on pin 2 when the channel is selected.</w:t>
      </w:r>
    </w:p>
    <w:p w14:paraId="59F505EA" w14:textId="0FE3FC0F" w:rsidR="00AB747A" w:rsidRPr="00DB35F4" w:rsidRDefault="00AB747A" w:rsidP="00771B21">
      <w:pPr>
        <w:pStyle w:val="BodyText"/>
      </w:pPr>
      <w:r>
        <w:t xml:space="preserve">VB should be present on pin </w:t>
      </w:r>
      <w:r w:rsidR="002B483E">
        <w:t>7 (passed by the photomos), if and only if the channel is selected.</w:t>
      </w:r>
    </w:p>
    <w:p w14:paraId="3025BE3B" w14:textId="77777777" w:rsidR="00771B21" w:rsidRDefault="00771B21" w:rsidP="00771B21">
      <w:pPr>
        <w:pStyle w:val="Heading4"/>
      </w:pPr>
      <w:r>
        <w:t>Bypass</w:t>
      </w:r>
    </w:p>
    <w:p w14:paraId="7E1AB55D" w14:textId="6BBF23CD" w:rsidR="00771B21" w:rsidRPr="00771B21" w:rsidRDefault="00771B21" w:rsidP="00771B21">
      <w:pPr>
        <w:pStyle w:val="BodyText"/>
      </w:pPr>
      <w:r>
        <w:t>To bypass the relay</w:t>
      </w:r>
      <w:r w:rsidR="00AB747A">
        <w:t xml:space="preserve"> (bias circuit)</w:t>
      </w:r>
      <w:r>
        <w:t>, jump pin</w:t>
      </w:r>
      <w:r w:rsidR="00F23E6E">
        <w:t>s</w:t>
      </w:r>
      <w:r>
        <w:t xml:space="preserve"> 1-7</w:t>
      </w:r>
      <w:r w:rsidR="00EB433E">
        <w:t xml:space="preserve">. </w:t>
      </w:r>
    </w:p>
    <w:p w14:paraId="729766D6" w14:textId="67115740" w:rsidR="00612002" w:rsidRDefault="00612002" w:rsidP="00612002">
      <w:pPr>
        <w:pStyle w:val="Heading3"/>
      </w:pPr>
      <w:r>
        <w:t>Sense Relays</w:t>
      </w:r>
    </w:p>
    <w:p w14:paraId="4A8C6659" w14:textId="7B092BCC" w:rsidR="00A00BB8" w:rsidRPr="00A00BB8" w:rsidRDefault="00A00BB8" w:rsidP="00A00BB8">
      <w:pPr>
        <w:pStyle w:val="BodyText"/>
      </w:pPr>
      <w:r>
        <w:t>Put the sense relay</w:t>
      </w:r>
      <w:r w:rsidR="00F23E6E">
        <w:t>s</w:t>
      </w:r>
      <w:r>
        <w:t xml:space="preserve"> in both states and check that the relays </w:t>
      </w:r>
      <w:r w:rsidR="00F23E6E">
        <w:t>are alternately closed or open.</w:t>
      </w:r>
    </w:p>
    <w:p w14:paraId="778AFF08" w14:textId="15D3B454" w:rsidR="000724EA" w:rsidRPr="000724EA" w:rsidRDefault="000724EA" w:rsidP="000724EA">
      <w:pPr>
        <w:pStyle w:val="Heading3"/>
      </w:pPr>
      <w:r>
        <w:t>PIN Diodes</w:t>
      </w:r>
    </w:p>
    <w:p w14:paraId="7F5CE88F" w14:textId="1EBC039B" w:rsidR="00404DCA" w:rsidRDefault="00404DCA" w:rsidP="00404DCA">
      <w:pPr>
        <w:pStyle w:val="Heading2"/>
      </w:pPr>
      <w:r>
        <w:t>IV Mode Tests</w:t>
      </w:r>
    </w:p>
    <w:p w14:paraId="2A52B5A1" w14:textId="77777777" w:rsidR="00404DCA" w:rsidRDefault="00404DCA" w:rsidP="00404DCA">
      <w:r>
        <w:t>For these tests:</w:t>
      </w:r>
    </w:p>
    <w:p w14:paraId="420EA8BF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IV out line is connected to the electrometer (Triax connection TBD)</w:t>
      </w:r>
    </w:p>
    <w:p w14:paraId="44A656DB" w14:textId="697DBD67" w:rsidR="00D109C9" w:rsidRDefault="00D109C9" w:rsidP="00D109C9">
      <w:pPr>
        <w:pStyle w:val="ListParagraph"/>
        <w:numPr>
          <w:ilvl w:val="1"/>
          <w:numId w:val="3"/>
        </w:numPr>
      </w:pPr>
      <w:r>
        <w:t>Both mux IV out and backplane IV out must be tested</w:t>
      </w:r>
      <w:r w:rsidR="006D66F2">
        <w:t xml:space="preserve"> at some point</w:t>
      </w:r>
    </w:p>
    <w:p w14:paraId="546CA904" w14:textId="6071F39D" w:rsidR="006D66F2" w:rsidRDefault="006D66F2" w:rsidP="00D109C9">
      <w:pPr>
        <w:pStyle w:val="ListParagraph"/>
        <w:numPr>
          <w:ilvl w:val="1"/>
          <w:numId w:val="3"/>
        </w:numPr>
      </w:pPr>
      <w:r>
        <w:t>The mux output can be used initially, to remove any issues about the backplane connector</w:t>
      </w:r>
    </w:p>
    <w:p w14:paraId="37060BF7" w14:textId="6F1A1307" w:rsidR="00B5674C" w:rsidRDefault="00B929A0" w:rsidP="00404DCA">
      <w:pPr>
        <w:pStyle w:val="ListParagraph"/>
        <w:numPr>
          <w:ilvl w:val="0"/>
          <w:numId w:val="3"/>
        </w:numPr>
      </w:pPr>
      <w:r>
        <w:t>To protect the electrometer, u</w:t>
      </w:r>
      <w:r w:rsidR="00B5674C">
        <w:t>se a series resistor here or on the Vb source</w:t>
      </w:r>
    </w:p>
    <w:p w14:paraId="402CAC44" w14:textId="66D3DFE9" w:rsidR="00FD4193" w:rsidRDefault="00FD4193" w:rsidP="00404DCA">
      <w:pPr>
        <w:pStyle w:val="ListParagraph"/>
        <w:numPr>
          <w:ilvl w:val="0"/>
          <w:numId w:val="3"/>
        </w:numPr>
      </w:pPr>
      <w:r>
        <w:t>Component references are to the first channel or first channel group</w:t>
      </w:r>
      <w:r w:rsidR="00147013">
        <w:t>.</w:t>
      </w:r>
    </w:p>
    <w:p w14:paraId="404DD2D6" w14:textId="01731BB7" w:rsidR="007267DA" w:rsidRDefault="003E308F" w:rsidP="00D14434">
      <w:pPr>
        <w:pStyle w:val="Heading3"/>
      </w:pPr>
      <w:r>
        <w:t>Noise Level</w:t>
      </w:r>
    </w:p>
    <w:p w14:paraId="5677C5FD" w14:textId="77777777" w:rsidR="006A775E" w:rsidRPr="00C16657" w:rsidRDefault="006A775E" w:rsidP="006A775E">
      <w:pPr>
        <w:pStyle w:val="ListParagraph"/>
        <w:numPr>
          <w:ilvl w:val="0"/>
          <w:numId w:val="3"/>
        </w:numPr>
      </w:pPr>
      <w:r>
        <w:t>Assess susceptibility to nearby movements etc which may create dynamic electric fields that induce noise. Also, 60Hz fields are a possibility, which can be partially canceled by the correct electrometer integration timing setting (power-line cycles)</w:t>
      </w:r>
    </w:p>
    <w:p w14:paraId="0B991FCC" w14:textId="26A2B44F" w:rsidR="00EE7461" w:rsidRDefault="00EE7461" w:rsidP="00404DCA">
      <w:pPr>
        <w:pStyle w:val="ListParagraph"/>
        <w:numPr>
          <w:ilvl w:val="0"/>
          <w:numId w:val="3"/>
        </w:numPr>
      </w:pPr>
      <w:r>
        <w:t>Assess electrometer reading noise level and reduce it to the level needed (~1pA?)</w:t>
      </w:r>
      <w:r w:rsidR="003E308F">
        <w:t xml:space="preserve"> using electrostatic shielding</w:t>
      </w:r>
    </w:p>
    <w:p w14:paraId="03DE6E0C" w14:textId="34EAAC8F" w:rsidR="00221A71" w:rsidRDefault="00221A71" w:rsidP="00404DCA">
      <w:pPr>
        <w:pStyle w:val="ListParagraph"/>
        <w:numPr>
          <w:ilvl w:val="0"/>
          <w:numId w:val="3"/>
        </w:numPr>
      </w:pPr>
      <w:r>
        <w:t xml:space="preserve">This can be with no </w:t>
      </w:r>
      <w:r w:rsidR="00C16657">
        <w:t>voltages applied to the circuit</w:t>
      </w:r>
    </w:p>
    <w:p w14:paraId="2F5D22EF" w14:textId="5F9C6FFE" w:rsidR="00C16657" w:rsidRDefault="00C16657" w:rsidP="00404DCA">
      <w:pPr>
        <w:pStyle w:val="ListParagraph"/>
        <w:numPr>
          <w:ilvl w:val="0"/>
          <w:numId w:val="3"/>
        </w:numPr>
      </w:pPr>
      <w:r w:rsidRPr="00C16657">
        <w:t xml:space="preserve">This ensures </w:t>
      </w:r>
      <w:r w:rsidR="00B63637">
        <w:t>the current reading</w:t>
      </w:r>
      <w:r w:rsidRPr="00C16657">
        <w:t xml:space="preserve"> noise level i</w:t>
      </w:r>
      <w:r>
        <w:t>s negligible before we consider any leakage currents</w:t>
      </w:r>
    </w:p>
    <w:p w14:paraId="476C7743" w14:textId="77777777" w:rsidR="00404DCA" w:rsidRDefault="00404DCA" w:rsidP="00404DCA">
      <w:pPr>
        <w:pStyle w:val="Heading3"/>
      </w:pPr>
      <w:r>
        <w:t>Sense Line Leakage from +12V</w:t>
      </w:r>
    </w:p>
    <w:p w14:paraId="272810F2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Nothing is plugged in to the SiPM connector</w:t>
      </w:r>
    </w:p>
    <w:p w14:paraId="471ED1F4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All bias relays off</w:t>
      </w:r>
    </w:p>
    <w:p w14:paraId="046966C5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Sense relay off (IV_ON low)</w:t>
      </w:r>
    </w:p>
    <w:p w14:paraId="5A9840F9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Let electrometer reading settle</w:t>
      </w:r>
    </w:p>
    <w:p w14:paraId="1E016D25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Turn +12V on and look at any change in electrometer reading</w:t>
      </w:r>
    </w:p>
    <w:p w14:paraId="15135E62" w14:textId="67C9168A" w:rsidR="00F84FFB" w:rsidRDefault="00F84FFB" w:rsidP="00404DCA">
      <w:pPr>
        <w:pStyle w:val="ListParagraph"/>
        <w:numPr>
          <w:ilvl w:val="0"/>
          <w:numId w:val="3"/>
        </w:numPr>
      </w:pPr>
      <w:r>
        <w:t xml:space="preserve">Sense relay </w:t>
      </w:r>
      <w:r w:rsidR="007E7D43">
        <w:t>on (IV_ON high)</w:t>
      </w:r>
    </w:p>
    <w:p w14:paraId="50D481BA" w14:textId="1B0F6D8E" w:rsidR="007E7D43" w:rsidRDefault="007E7D43" w:rsidP="007E7D43">
      <w:pPr>
        <w:pStyle w:val="ListParagraph"/>
        <w:numPr>
          <w:ilvl w:val="0"/>
          <w:numId w:val="3"/>
        </w:numPr>
      </w:pPr>
      <w:r>
        <w:t>Turn +12V on and look at any change in electrometer reading</w:t>
      </w:r>
    </w:p>
    <w:p w14:paraId="37C4F25E" w14:textId="6F1C6334" w:rsidR="00404DCA" w:rsidRDefault="00404DCA" w:rsidP="00404DCA">
      <w:pPr>
        <w:pStyle w:val="Heading3"/>
      </w:pPr>
      <w:r>
        <w:t>Bias Relay Leakage</w:t>
      </w:r>
      <w:r w:rsidR="007D3D48" w:rsidRPr="007D3D48">
        <w:t xml:space="preserve"> from VB, no SiPM connections biased, no connector present</w:t>
      </w:r>
    </w:p>
    <w:p w14:paraId="261965B2" w14:textId="09DE79CD" w:rsidR="006E5114" w:rsidRPr="006E5114" w:rsidRDefault="00C8105E" w:rsidP="006E5114">
      <w:pPr>
        <w:pStyle w:val="BodyText"/>
      </w:pPr>
      <w:r>
        <w:t xml:space="preserve">Will measure </w:t>
      </w:r>
      <w:r w:rsidR="006E5114">
        <w:t>any leakage from VB to sense, independent of the HD connector.</w:t>
      </w:r>
    </w:p>
    <w:p w14:paraId="313796CA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Nothing is plugged in to the SiPM connector</w:t>
      </w:r>
    </w:p>
    <w:p w14:paraId="3CA0A2C4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All bias relays off, sense relay on</w:t>
      </w:r>
    </w:p>
    <w:p w14:paraId="79911BCE" w14:textId="019F4AE1" w:rsidR="00404DCA" w:rsidRDefault="00404DCA" w:rsidP="00404DCA">
      <w:r>
        <w:t>Apply and remove VB and check for any related change in electrometer current</w:t>
      </w:r>
    </w:p>
    <w:p w14:paraId="24B5ED4C" w14:textId="2A99D002" w:rsidR="0073081C" w:rsidRDefault="0073081C">
      <w:pPr>
        <w:pStyle w:val="Heading4"/>
      </w:pPr>
      <w:r>
        <w:t>Result 2025-02-03</w:t>
      </w:r>
    </w:p>
    <w:p w14:paraId="6BB46A26" w14:textId="0CF91BA6" w:rsidR="0010663B" w:rsidRPr="0010663B" w:rsidRDefault="0010663B" w:rsidP="0010663B">
      <w:pPr>
        <w:pStyle w:val="BodyText"/>
      </w:pPr>
      <w:r>
        <w:t>VB was 50V.</w:t>
      </w:r>
    </w:p>
    <w:p w14:paraId="1282FA21" w14:textId="67504756" w:rsidR="0073081C" w:rsidRDefault="0073081C" w:rsidP="0073081C">
      <w:pPr>
        <w:pStyle w:val="BodyText"/>
      </w:pPr>
      <w:r>
        <w:t>We measured this in the previous week and concluded there was no significant leakage.</w:t>
      </w:r>
    </w:p>
    <w:p w14:paraId="235FE2FB" w14:textId="39893A87" w:rsidR="0073081C" w:rsidRPr="0073081C" w:rsidRDefault="0073081C" w:rsidP="0073081C">
      <w:pPr>
        <w:pStyle w:val="BodyText"/>
      </w:pPr>
      <w:r>
        <w:t xml:space="preserve">We re-measured it today and saw </w:t>
      </w:r>
      <w:r w:rsidR="003868EC">
        <w:t>~6pA which goes to 100-500fA when VB is removed.</w:t>
      </w:r>
    </w:p>
    <w:p w14:paraId="6297A7B4" w14:textId="418C7FEB" w:rsidR="00C82988" w:rsidRDefault="009D281F" w:rsidP="009D281F">
      <w:pPr>
        <w:pStyle w:val="Heading3"/>
      </w:pPr>
      <w:r>
        <w:t xml:space="preserve">Bias Relay </w:t>
      </w:r>
      <w:r w:rsidR="00C82988">
        <w:t>Leakage from +12V</w:t>
      </w:r>
      <w:r w:rsidR="00132515">
        <w:t>, no SiPM connections biased</w:t>
      </w:r>
    </w:p>
    <w:p w14:paraId="4D954A0E" w14:textId="6AC8E3CC" w:rsidR="00EE3A1C" w:rsidRDefault="00EE3A1C" w:rsidP="00EE3A1C">
      <w:pPr>
        <w:pStyle w:val="BodyText"/>
      </w:pPr>
      <w:r>
        <w:t xml:space="preserve">No test is required, since </w:t>
      </w:r>
      <w:r w:rsidR="00132515">
        <w:t>+12V will only be present on a given relay connection, if it is active.</w:t>
      </w:r>
    </w:p>
    <w:p w14:paraId="000C9999" w14:textId="17982F17" w:rsidR="005A0D4A" w:rsidRPr="00EE3A1C" w:rsidRDefault="005A0D4A" w:rsidP="00EE3A1C">
      <w:pPr>
        <w:pStyle w:val="BodyText"/>
      </w:pPr>
      <w:r>
        <w:t xml:space="preserve">Leakage current is assumed to be negligible compared with VB connection (via </w:t>
      </w:r>
      <w:r w:rsidR="0044160A">
        <w:t>the bias resistors).</w:t>
      </w:r>
    </w:p>
    <w:p w14:paraId="4EE4AF89" w14:textId="66652EBB" w:rsidR="00404DCA" w:rsidRDefault="009D281F" w:rsidP="009D281F">
      <w:pPr>
        <w:pStyle w:val="Heading3"/>
      </w:pPr>
      <w:r>
        <w:t xml:space="preserve">Bias Relay </w:t>
      </w:r>
      <w:r w:rsidR="00952661">
        <w:t xml:space="preserve">Leakage from VB, no SiPM connections biased, </w:t>
      </w:r>
      <w:r w:rsidR="00404DCA">
        <w:t>all bias lines inactive but shorted</w:t>
      </w:r>
    </w:p>
    <w:p w14:paraId="48FACBC7" w14:textId="48FC0498" w:rsidR="006E5114" w:rsidRPr="006E5114" w:rsidRDefault="00627644" w:rsidP="006E5114">
      <w:pPr>
        <w:pStyle w:val="BodyText"/>
      </w:pPr>
      <w:r>
        <w:t xml:space="preserve">Will measure any leakage </w:t>
      </w:r>
      <w:r w:rsidR="006E5114">
        <w:t>from VB to any inactive cathode bias trace.</w:t>
      </w:r>
    </w:p>
    <w:p w14:paraId="362F04CB" w14:textId="178AFCC3" w:rsidR="00404DCA" w:rsidRDefault="00404DCA" w:rsidP="00404DCA">
      <w:pPr>
        <w:pStyle w:val="ListParagraph"/>
        <w:numPr>
          <w:ilvl w:val="0"/>
          <w:numId w:val="3"/>
        </w:numPr>
      </w:pPr>
      <w:r>
        <w:t>Jumper all of the SiPM connections (K-A) on the Tile Interface (with 2mm jumpers)</w:t>
      </w:r>
      <w:r w:rsidR="0044160A">
        <w:t>. This may also be done in sets of SiPM connections.</w:t>
      </w:r>
    </w:p>
    <w:p w14:paraId="44D7BA69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Plug Tile Interface (directly) into SiPM connector</w:t>
      </w:r>
    </w:p>
    <w:p w14:paraId="285602EE" w14:textId="4953740C" w:rsidR="00F31D0E" w:rsidRDefault="00F31D0E" w:rsidP="00404DCA">
      <w:pPr>
        <w:pStyle w:val="ListParagraph"/>
        <w:numPr>
          <w:ilvl w:val="0"/>
          <w:numId w:val="3"/>
        </w:numPr>
      </w:pPr>
      <w:r>
        <w:t xml:space="preserve">Activate the </w:t>
      </w:r>
      <w:r w:rsidR="005021BE">
        <w:t xml:space="preserve">sense relay connection through to the electrometer, using </w:t>
      </w:r>
      <w:r w:rsidR="008367B6">
        <w:t>the command e.g. s 1 1 (sense relay, channel 1, on).</w:t>
      </w:r>
    </w:p>
    <w:p w14:paraId="23171FBE" w14:textId="64AA9DE4" w:rsidR="00404DCA" w:rsidRDefault="00404DCA" w:rsidP="00404DCA">
      <w:r>
        <w:t>Apply and remove VB and check for any related change in electrometer current</w:t>
      </w:r>
    </w:p>
    <w:p w14:paraId="6AC18290" w14:textId="25C966B2" w:rsidR="00404DCA" w:rsidRDefault="00404DCA" w:rsidP="00404DCA">
      <w:r>
        <w:t>Further diagnosis:</w:t>
      </w:r>
    </w:p>
    <w:p w14:paraId="49298E72" w14:textId="4FF2EC26" w:rsidR="00404DCA" w:rsidRDefault="00404DCA" w:rsidP="00404DCA">
      <w:pPr>
        <w:pStyle w:val="ListParagraph"/>
        <w:numPr>
          <w:ilvl w:val="0"/>
          <w:numId w:val="6"/>
        </w:numPr>
      </w:pPr>
      <w:r>
        <w:t>If a change</w:t>
      </w:r>
      <w:r w:rsidR="003A5646">
        <w:t xml:space="preserve"> with connection / disconnection of Vb</w:t>
      </w:r>
      <w:r>
        <w:t xml:space="preserve"> is seen here (but not in test </w:t>
      </w:r>
      <w:r>
        <w:fldChar w:fldCharType="begin"/>
      </w:r>
      <w:r>
        <w:instrText xml:space="preserve"> REF _Ref187694862 \r \h </w:instrText>
      </w:r>
      <w:r>
        <w:fldChar w:fldCharType="separate"/>
      </w:r>
      <w:r w:rsidR="00CB57D9">
        <w:t>1.3.1</w:t>
      </w:r>
      <w:r>
        <w:fldChar w:fldCharType="end"/>
      </w:r>
      <w:r>
        <w:t>), narrow down which channels (jumpers) are responsible for the leakage.</w:t>
      </w:r>
      <w:r w:rsidR="009F2D61">
        <w:t xml:space="preserve"> The problem is probably found in the relay circuit.</w:t>
      </w:r>
    </w:p>
    <w:p w14:paraId="4275DA26" w14:textId="08C5E76F" w:rsidR="00BB7596" w:rsidRDefault="00BB7596" w:rsidP="00BB7596">
      <w:pPr>
        <w:pStyle w:val="Heading4"/>
      </w:pPr>
      <w:bookmarkStart w:id="0" w:name="_Ref189826738"/>
      <w:r>
        <w:t>Result 2025-02-03</w:t>
      </w:r>
      <w:bookmarkEnd w:id="0"/>
    </w:p>
    <w:p w14:paraId="29FC8C03" w14:textId="5ADC9B03" w:rsidR="00BB7596" w:rsidRDefault="00363520" w:rsidP="00BB7596">
      <w:pPr>
        <w:pStyle w:val="BodyText"/>
      </w:pPr>
      <w:r>
        <w:t>We did this on the first 8 channels, one at a time.</w:t>
      </w:r>
    </w:p>
    <w:p w14:paraId="4A2A5624" w14:textId="0FA75FA8" w:rsidR="00DD3CE9" w:rsidRDefault="00DD3CE9" w:rsidP="00BB7596">
      <w:pPr>
        <w:pStyle w:val="BodyText"/>
      </w:pPr>
      <w:r>
        <w:t xml:space="preserve">The </w:t>
      </w:r>
      <w:r w:rsidR="00EE6725">
        <w:t xml:space="preserve">TIB was plugged in directly, a </w:t>
      </w:r>
    </w:p>
    <w:p w14:paraId="412D259A" w14:textId="77777777" w:rsidR="003945AB" w:rsidRDefault="000A7262" w:rsidP="00BB7596">
      <w:pPr>
        <w:pStyle w:val="BodyText"/>
      </w:pPr>
      <w:r>
        <w:t>Readings are with moving average filter set to 100 samples</w:t>
      </w:r>
      <w:r w:rsidR="00DD3CE9">
        <w:t xml:space="preserve">. A significant amount </w:t>
      </w:r>
      <w:r w:rsidR="008541E6">
        <w:t>of reading noise</w:t>
      </w:r>
      <w:r w:rsidR="00DD3CE9">
        <w:t xml:space="preserve"> was seen</w:t>
      </w:r>
      <w:r w:rsidR="00C53044">
        <w:t xml:space="preserve">. </w:t>
      </w:r>
    </w:p>
    <w:p w14:paraId="6B6D8DB5" w14:textId="77777777" w:rsidR="00EA5443" w:rsidRDefault="00C53044" w:rsidP="00BB7596">
      <w:pPr>
        <w:pStyle w:val="BodyText"/>
      </w:pPr>
      <w:r>
        <w:t xml:space="preserve">We need to track down whether this comes from </w:t>
      </w:r>
    </w:p>
    <w:p w14:paraId="02FE5B6B" w14:textId="5A8E3BF5" w:rsidR="000A7262" w:rsidRDefault="00C53044" w:rsidP="008A33DF">
      <w:pPr>
        <w:pStyle w:val="BodyText"/>
        <w:numPr>
          <w:ilvl w:val="0"/>
          <w:numId w:val="6"/>
        </w:numPr>
      </w:pPr>
      <w:r>
        <w:t xml:space="preserve">the TIB </w:t>
      </w:r>
      <w:r w:rsidR="00EA5443">
        <w:t xml:space="preserve">or adapter board </w:t>
      </w:r>
      <w:r>
        <w:t>being connected</w:t>
      </w:r>
    </w:p>
    <w:p w14:paraId="2907E767" w14:textId="10CB9AD2" w:rsidR="00EA5443" w:rsidRDefault="00EA5443" w:rsidP="008A33DF">
      <w:pPr>
        <w:pStyle w:val="BodyText"/>
        <w:numPr>
          <w:ilvl w:val="0"/>
          <w:numId w:val="6"/>
        </w:numPr>
      </w:pPr>
      <w:r>
        <w:t>wires being connected to the adapter board</w:t>
      </w:r>
    </w:p>
    <w:p w14:paraId="7108A425" w14:textId="12414287" w:rsidR="00EA5443" w:rsidRDefault="00EA5443" w:rsidP="008A33DF">
      <w:pPr>
        <w:pStyle w:val="BodyText"/>
        <w:numPr>
          <w:ilvl w:val="0"/>
          <w:numId w:val="6"/>
        </w:numPr>
      </w:pPr>
      <w:r>
        <w:t>the wires actually being shorted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559"/>
      </w:tblGrid>
      <w:tr w:rsidR="009F296D" w14:paraId="6913A0AA" w14:textId="77777777" w:rsidTr="04D27DF1">
        <w:tc>
          <w:tcPr>
            <w:tcW w:w="1101" w:type="dxa"/>
          </w:tcPr>
          <w:p w14:paraId="247396A4" w14:textId="104A2C52" w:rsidR="009F296D" w:rsidRPr="00896C7B" w:rsidRDefault="009F296D" w:rsidP="00BB7596">
            <w:pPr>
              <w:pStyle w:val="BodyText"/>
              <w:rPr>
                <w:b/>
                <w:bCs/>
              </w:rPr>
            </w:pPr>
            <w:r w:rsidRPr="00896C7B">
              <w:rPr>
                <w:b/>
                <w:bCs/>
              </w:rPr>
              <w:t>Channel</w:t>
            </w:r>
          </w:p>
        </w:tc>
        <w:tc>
          <w:tcPr>
            <w:tcW w:w="1559" w:type="dxa"/>
          </w:tcPr>
          <w:p w14:paraId="0166CAAD" w14:textId="53D029CF" w:rsidR="009F296D" w:rsidRPr="00896C7B" w:rsidRDefault="009F296D" w:rsidP="00BB7596">
            <w:pPr>
              <w:pStyle w:val="BodyText"/>
              <w:rPr>
                <w:b/>
                <w:bCs/>
              </w:rPr>
            </w:pPr>
            <w:r w:rsidRPr="00896C7B">
              <w:rPr>
                <w:b/>
                <w:bCs/>
              </w:rPr>
              <w:t>Reading 1</w:t>
            </w:r>
            <w:r w:rsidR="00AA6776" w:rsidRPr="00896C7B">
              <w:rPr>
                <w:b/>
                <w:bCs/>
              </w:rPr>
              <w:t xml:space="preserve"> </w:t>
            </w:r>
            <w:r w:rsidR="00896C7B" w:rsidRPr="00896C7B">
              <w:rPr>
                <w:b/>
                <w:bCs/>
              </w:rPr>
              <w:t>(</w:t>
            </w:r>
            <w:r w:rsidR="00AA6776" w:rsidRPr="00896C7B">
              <w:rPr>
                <w:b/>
                <w:bCs/>
              </w:rPr>
              <w:t>pA</w:t>
            </w:r>
            <w:r w:rsidR="00896C7B" w:rsidRPr="00896C7B">
              <w:rPr>
                <w:b/>
                <w:bCs/>
              </w:rPr>
              <w:t>)</w:t>
            </w:r>
          </w:p>
        </w:tc>
        <w:tc>
          <w:tcPr>
            <w:tcW w:w="1559" w:type="dxa"/>
          </w:tcPr>
          <w:p w14:paraId="5F7A120F" w14:textId="008B5172" w:rsidR="009F296D" w:rsidRPr="00896C7B" w:rsidRDefault="000A7262" w:rsidP="00BB7596">
            <w:pPr>
              <w:pStyle w:val="BodyText"/>
              <w:rPr>
                <w:b/>
                <w:bCs/>
              </w:rPr>
            </w:pPr>
            <w:r w:rsidRPr="00896C7B">
              <w:rPr>
                <w:b/>
                <w:bCs/>
              </w:rPr>
              <w:t>Reading 2</w:t>
            </w:r>
            <w:r w:rsidR="0062466E" w:rsidRPr="00896C7B">
              <w:rPr>
                <w:b/>
                <w:bCs/>
              </w:rPr>
              <w:t xml:space="preserve"> </w:t>
            </w:r>
            <w:r w:rsidR="00896C7B" w:rsidRPr="00896C7B">
              <w:rPr>
                <w:b/>
                <w:bCs/>
              </w:rPr>
              <w:t>(pA)</w:t>
            </w:r>
          </w:p>
        </w:tc>
      </w:tr>
      <w:tr w:rsidR="009F296D" w14:paraId="5EEDE138" w14:textId="77777777" w:rsidTr="04D27DF1">
        <w:tc>
          <w:tcPr>
            <w:tcW w:w="1101" w:type="dxa"/>
          </w:tcPr>
          <w:p w14:paraId="31078F8C" w14:textId="10926FDA" w:rsidR="009F296D" w:rsidRDefault="009F296D" w:rsidP="00BB7596">
            <w:pPr>
              <w:pStyle w:val="BodyText"/>
            </w:pPr>
            <w:r>
              <w:t>1</w:t>
            </w:r>
          </w:p>
        </w:tc>
        <w:tc>
          <w:tcPr>
            <w:tcW w:w="1559" w:type="dxa"/>
          </w:tcPr>
          <w:p w14:paraId="0A1AB605" w14:textId="6509CE78" w:rsidR="009F296D" w:rsidRDefault="002D7FCB" w:rsidP="00BB7596">
            <w:pPr>
              <w:pStyle w:val="BodyText"/>
            </w:pPr>
            <w:r>
              <w:t>60</w:t>
            </w:r>
          </w:p>
        </w:tc>
        <w:tc>
          <w:tcPr>
            <w:tcW w:w="1559" w:type="dxa"/>
          </w:tcPr>
          <w:p w14:paraId="3DC58E38" w14:textId="1860A4DE" w:rsidR="009F296D" w:rsidRDefault="00AA6776" w:rsidP="00BB7596">
            <w:pPr>
              <w:pStyle w:val="BodyText"/>
            </w:pPr>
            <w:r>
              <w:t>75</w:t>
            </w:r>
          </w:p>
        </w:tc>
      </w:tr>
      <w:tr w:rsidR="009F296D" w14:paraId="578FD446" w14:textId="77777777" w:rsidTr="04D27DF1">
        <w:tc>
          <w:tcPr>
            <w:tcW w:w="1101" w:type="dxa"/>
          </w:tcPr>
          <w:p w14:paraId="66E60A3E" w14:textId="5CD9C2E7" w:rsidR="009F296D" w:rsidRDefault="009F296D" w:rsidP="00BB7596">
            <w:pPr>
              <w:pStyle w:val="BodyText"/>
            </w:pPr>
            <w:r>
              <w:t>2</w:t>
            </w:r>
          </w:p>
        </w:tc>
        <w:tc>
          <w:tcPr>
            <w:tcW w:w="1559" w:type="dxa"/>
          </w:tcPr>
          <w:p w14:paraId="2223D1C1" w14:textId="1D4B7A1A" w:rsidR="009F296D" w:rsidRDefault="0062466E" w:rsidP="00BB7596">
            <w:pPr>
              <w:pStyle w:val="BodyText"/>
            </w:pPr>
            <w:r>
              <w:t>24</w:t>
            </w:r>
          </w:p>
        </w:tc>
        <w:tc>
          <w:tcPr>
            <w:tcW w:w="1559" w:type="dxa"/>
          </w:tcPr>
          <w:p w14:paraId="53329BCC" w14:textId="77777777" w:rsidR="009F296D" w:rsidRDefault="009F296D" w:rsidP="00BB7596">
            <w:pPr>
              <w:pStyle w:val="BodyText"/>
            </w:pPr>
          </w:p>
        </w:tc>
      </w:tr>
      <w:tr w:rsidR="009F296D" w14:paraId="51200ECE" w14:textId="77777777" w:rsidTr="04D27DF1">
        <w:tc>
          <w:tcPr>
            <w:tcW w:w="1101" w:type="dxa"/>
          </w:tcPr>
          <w:p w14:paraId="43CF623D" w14:textId="2917076A" w:rsidR="009F296D" w:rsidRDefault="009F296D" w:rsidP="00BB7596">
            <w:pPr>
              <w:pStyle w:val="BodyText"/>
            </w:pPr>
            <w:r>
              <w:t>3</w:t>
            </w:r>
          </w:p>
        </w:tc>
        <w:tc>
          <w:tcPr>
            <w:tcW w:w="1559" w:type="dxa"/>
          </w:tcPr>
          <w:p w14:paraId="05F88BB7" w14:textId="2A943DF0" w:rsidR="009F296D" w:rsidRDefault="0062466E" w:rsidP="00BB7596">
            <w:pPr>
              <w:pStyle w:val="BodyText"/>
            </w:pPr>
            <w:r>
              <w:t>22</w:t>
            </w:r>
          </w:p>
        </w:tc>
        <w:tc>
          <w:tcPr>
            <w:tcW w:w="1559" w:type="dxa"/>
          </w:tcPr>
          <w:p w14:paraId="2B149EE2" w14:textId="77777777" w:rsidR="009F296D" w:rsidRDefault="009F296D" w:rsidP="00BB7596">
            <w:pPr>
              <w:pStyle w:val="BodyText"/>
            </w:pPr>
          </w:p>
        </w:tc>
      </w:tr>
      <w:tr w:rsidR="009F296D" w14:paraId="5B4EC6EA" w14:textId="77777777" w:rsidTr="04D27DF1">
        <w:tc>
          <w:tcPr>
            <w:tcW w:w="1101" w:type="dxa"/>
          </w:tcPr>
          <w:p w14:paraId="55E4D258" w14:textId="73842BC5" w:rsidR="009F296D" w:rsidRDefault="009F296D" w:rsidP="00BB7596">
            <w:pPr>
              <w:pStyle w:val="BodyText"/>
            </w:pPr>
            <w:r>
              <w:t>4</w:t>
            </w:r>
          </w:p>
        </w:tc>
        <w:tc>
          <w:tcPr>
            <w:tcW w:w="1559" w:type="dxa"/>
          </w:tcPr>
          <w:p w14:paraId="46666E2F" w14:textId="18D5E2EA" w:rsidR="009F296D" w:rsidRDefault="0062466E" w:rsidP="00BB7596">
            <w:pPr>
              <w:pStyle w:val="BodyText"/>
            </w:pPr>
            <w:r>
              <w:t>27</w:t>
            </w:r>
          </w:p>
        </w:tc>
        <w:tc>
          <w:tcPr>
            <w:tcW w:w="1559" w:type="dxa"/>
          </w:tcPr>
          <w:p w14:paraId="629DD059" w14:textId="77777777" w:rsidR="009F296D" w:rsidRDefault="009F296D" w:rsidP="00BB7596">
            <w:pPr>
              <w:pStyle w:val="BodyText"/>
            </w:pPr>
          </w:p>
        </w:tc>
      </w:tr>
      <w:tr w:rsidR="009F296D" w14:paraId="6AFF7DB3" w14:textId="77777777" w:rsidTr="04D27DF1">
        <w:tc>
          <w:tcPr>
            <w:tcW w:w="1101" w:type="dxa"/>
          </w:tcPr>
          <w:p w14:paraId="7831DE04" w14:textId="30902299" w:rsidR="009F296D" w:rsidRDefault="009F296D" w:rsidP="00BB7596">
            <w:pPr>
              <w:pStyle w:val="BodyText"/>
            </w:pPr>
            <w:r>
              <w:t>5</w:t>
            </w:r>
          </w:p>
        </w:tc>
        <w:tc>
          <w:tcPr>
            <w:tcW w:w="1559" w:type="dxa"/>
          </w:tcPr>
          <w:p w14:paraId="2C1F2595" w14:textId="18E9C641" w:rsidR="009F296D" w:rsidRDefault="0062466E" w:rsidP="00BB7596">
            <w:pPr>
              <w:pStyle w:val="BodyText"/>
            </w:pPr>
            <w:r>
              <w:t>23</w:t>
            </w:r>
          </w:p>
        </w:tc>
        <w:tc>
          <w:tcPr>
            <w:tcW w:w="1559" w:type="dxa"/>
          </w:tcPr>
          <w:p w14:paraId="41F18EC9" w14:textId="77777777" w:rsidR="009F296D" w:rsidRDefault="009F296D" w:rsidP="00BB7596">
            <w:pPr>
              <w:pStyle w:val="BodyText"/>
            </w:pPr>
          </w:p>
        </w:tc>
      </w:tr>
      <w:tr w:rsidR="009F296D" w14:paraId="5015BA42" w14:textId="77777777" w:rsidTr="04D27DF1">
        <w:tc>
          <w:tcPr>
            <w:tcW w:w="1101" w:type="dxa"/>
          </w:tcPr>
          <w:p w14:paraId="17EB0A71" w14:textId="248C0F24" w:rsidR="009F296D" w:rsidRDefault="009F296D" w:rsidP="00BB7596">
            <w:pPr>
              <w:pStyle w:val="BodyText"/>
            </w:pPr>
            <w:r>
              <w:t>6</w:t>
            </w:r>
          </w:p>
        </w:tc>
        <w:tc>
          <w:tcPr>
            <w:tcW w:w="1559" w:type="dxa"/>
          </w:tcPr>
          <w:p w14:paraId="2EFC3D69" w14:textId="2B441E29" w:rsidR="009F296D" w:rsidRDefault="0062466E" w:rsidP="00BB7596">
            <w:pPr>
              <w:pStyle w:val="BodyText"/>
            </w:pPr>
            <w:r>
              <w:t>21</w:t>
            </w:r>
          </w:p>
        </w:tc>
        <w:tc>
          <w:tcPr>
            <w:tcW w:w="1559" w:type="dxa"/>
          </w:tcPr>
          <w:p w14:paraId="1DCCAD01" w14:textId="77777777" w:rsidR="009F296D" w:rsidRDefault="009F296D" w:rsidP="00BB7596">
            <w:pPr>
              <w:pStyle w:val="BodyText"/>
            </w:pPr>
          </w:p>
        </w:tc>
      </w:tr>
      <w:tr w:rsidR="009F296D" w14:paraId="3DE90DDD" w14:textId="77777777" w:rsidTr="04D27DF1">
        <w:tc>
          <w:tcPr>
            <w:tcW w:w="1101" w:type="dxa"/>
          </w:tcPr>
          <w:p w14:paraId="3B931AC2" w14:textId="2C2D9D77" w:rsidR="009F296D" w:rsidRDefault="009F296D" w:rsidP="00BB7596">
            <w:pPr>
              <w:pStyle w:val="BodyText"/>
            </w:pPr>
            <w:r>
              <w:t>7</w:t>
            </w:r>
          </w:p>
        </w:tc>
        <w:tc>
          <w:tcPr>
            <w:tcW w:w="1559" w:type="dxa"/>
          </w:tcPr>
          <w:p w14:paraId="157660CB" w14:textId="67A40F1F" w:rsidR="009F296D" w:rsidRDefault="0062466E" w:rsidP="00BB7596">
            <w:pPr>
              <w:pStyle w:val="BodyText"/>
            </w:pPr>
            <w:r>
              <w:t>24</w:t>
            </w:r>
          </w:p>
        </w:tc>
        <w:tc>
          <w:tcPr>
            <w:tcW w:w="1559" w:type="dxa"/>
          </w:tcPr>
          <w:p w14:paraId="796BF6D4" w14:textId="77777777" w:rsidR="009F296D" w:rsidRDefault="009F296D" w:rsidP="00BB7596">
            <w:pPr>
              <w:pStyle w:val="BodyText"/>
            </w:pPr>
          </w:p>
        </w:tc>
      </w:tr>
      <w:tr w:rsidR="009F296D" w14:paraId="59A4565F" w14:textId="77777777" w:rsidTr="04D27DF1">
        <w:tc>
          <w:tcPr>
            <w:tcW w:w="1101" w:type="dxa"/>
          </w:tcPr>
          <w:p w14:paraId="615E73A8" w14:textId="6CFE9959" w:rsidR="009F296D" w:rsidRDefault="009F296D" w:rsidP="00BB7596">
            <w:pPr>
              <w:pStyle w:val="BodyText"/>
            </w:pPr>
            <w:r>
              <w:t>8</w:t>
            </w:r>
          </w:p>
        </w:tc>
        <w:tc>
          <w:tcPr>
            <w:tcW w:w="1559" w:type="dxa"/>
          </w:tcPr>
          <w:p w14:paraId="7F87E23F" w14:textId="2412687D" w:rsidR="009F296D" w:rsidRDefault="0062466E" w:rsidP="00BB7596">
            <w:pPr>
              <w:pStyle w:val="BodyText"/>
            </w:pPr>
            <w:r>
              <w:t>220 (maybe no moving average)</w:t>
            </w:r>
          </w:p>
        </w:tc>
        <w:tc>
          <w:tcPr>
            <w:tcW w:w="1559" w:type="dxa"/>
          </w:tcPr>
          <w:p w14:paraId="1AFF9282" w14:textId="0CF3A202" w:rsidR="009F296D" w:rsidRDefault="0062466E" w:rsidP="00BB7596">
            <w:pPr>
              <w:pStyle w:val="BodyText"/>
            </w:pPr>
            <w:r>
              <w:t>94</w:t>
            </w:r>
          </w:p>
        </w:tc>
      </w:tr>
    </w:tbl>
    <w:p w14:paraId="40FF75BC" w14:textId="69EA898B" w:rsidR="00363520" w:rsidRPr="00BB7596" w:rsidRDefault="5AB115D5" w:rsidP="04D27DF1">
      <w:pPr>
        <w:pStyle w:val="Heading4"/>
      </w:pPr>
      <w:r>
        <w:t>Result 2025-02-07</w:t>
      </w:r>
    </w:p>
    <w:p w14:paraId="20E01B04" w14:textId="1E14950B" w:rsidR="00363520" w:rsidRPr="00BB7596" w:rsidRDefault="5AB115D5" w:rsidP="00BB7596">
      <w:pPr>
        <w:pStyle w:val="BodyText"/>
      </w:pPr>
      <w:r>
        <w:t xml:space="preserve">With </w:t>
      </w:r>
      <w:r w:rsidR="6BEB4EE4">
        <w:t xml:space="preserve">a </w:t>
      </w:r>
      <w:r>
        <w:t xml:space="preserve">power supply of 12V, </w:t>
      </w:r>
      <w:r w:rsidR="10A27761">
        <w:t>we see a current of 200 pA. When power supply is turned off, th</w:t>
      </w:r>
      <w:r w:rsidR="27DD5516">
        <w:t xml:space="preserve">e </w:t>
      </w:r>
      <w:r w:rsidR="10A27761">
        <w:t xml:space="preserve">two big relays have 3.6 Vs across </w:t>
      </w:r>
      <w:r w:rsidR="68E5EBB2">
        <w:t>them,</w:t>
      </w:r>
      <w:r w:rsidR="10A27761">
        <w:t xml:space="preserve"> and we see a current of</w:t>
      </w:r>
      <w:r w:rsidR="64CBCCE5">
        <w:t xml:space="preserve"> about 62pA. This is consistent as (200/62)*12=3.7V. </w:t>
      </w:r>
    </w:p>
    <w:p w14:paraId="32DF38D2" w14:textId="1E9D13AA" w:rsidR="24851C00" w:rsidRDefault="24851C00" w:rsidP="04D27DF1">
      <w:pPr>
        <w:pStyle w:val="BodyText"/>
      </w:pPr>
      <w:r>
        <w:t xml:space="preserve">Having the Arduino powered puts a </w:t>
      </w:r>
      <w:r w:rsidR="75B62101">
        <w:t>residual</w:t>
      </w:r>
      <w:r>
        <w:t xml:space="preserve"> voltage on the 12V pin even then the 12V is absent.</w:t>
      </w:r>
    </w:p>
    <w:p w14:paraId="0173CAAC" w14:textId="25273766" w:rsidR="64CBCCE5" w:rsidRDefault="64CBCCE5" w:rsidP="04D27DF1">
      <w:pPr>
        <w:pStyle w:val="BodyText"/>
      </w:pPr>
      <w:r>
        <w:t>On cutting of the relay pin, we see the leakage go</w:t>
      </w:r>
      <w:r w:rsidR="3419629E">
        <w:t>es</w:t>
      </w:r>
      <w:r>
        <w:t xml:space="preserve"> down to 0.05</w:t>
      </w:r>
      <w:r w:rsidR="0E6F67E3">
        <w:t>pA, bouncing back</w:t>
      </w:r>
      <w:r w:rsidR="78A6A450">
        <w:t xml:space="preserve"> and forth between +/-</w:t>
      </w:r>
      <w:r w:rsidR="11AD4F90">
        <w:t xml:space="preserve">, </w:t>
      </w:r>
      <w:r w:rsidR="607D7C0C">
        <w:t xml:space="preserve">with bias and power supply on. </w:t>
      </w:r>
    </w:p>
    <w:p w14:paraId="58C143E3" w14:textId="198BE06E" w:rsidR="70EB9C98" w:rsidRDefault="70EB9C98" w:rsidP="04D27DF1">
      <w:pPr>
        <w:pStyle w:val="BodyText"/>
      </w:pPr>
      <w:r>
        <w:t xml:space="preserve">On removing the relay and activating bias channel 1, </w:t>
      </w:r>
      <w:r w:rsidR="047BC7B9">
        <w:t>we see a less than a pA current. --So the relays are an issue.</w:t>
      </w:r>
    </w:p>
    <w:p w14:paraId="774B916B" w14:textId="5AF4A0C1" w:rsidR="2C6522BD" w:rsidRDefault="2C6522BD" w:rsidP="2C6522BD">
      <w:pPr>
        <w:pStyle w:val="BodyText"/>
      </w:pPr>
    </w:p>
    <w:p w14:paraId="32EAB1AD" w14:textId="12DBAA34" w:rsidR="3B2E1AE9" w:rsidRDefault="3B2E1AE9" w:rsidP="2C6522BD">
      <w:pPr>
        <w:pStyle w:val="BodyText"/>
      </w:pPr>
      <w:r>
        <w:t>With the series relay bypassed and the shunt relay disconnected, we see &lt;1pA with no bias populated, and nothing plugged in to the HD connector</w:t>
      </w:r>
      <w:r w:rsidR="441FDFDA">
        <w:t>.</w:t>
      </w:r>
    </w:p>
    <w:p w14:paraId="790BF108" w14:textId="0AC11F10" w:rsidR="2C6522BD" w:rsidRDefault="00C0742F" w:rsidP="2C6522BD">
      <w:pPr>
        <w:pStyle w:val="BodyText"/>
      </w:pPr>
      <w:r w:rsidRPr="00E128D8">
        <w:rPr>
          <w:highlight w:val="yellow"/>
        </w:rPr>
        <w:t>Mystery</w:t>
      </w:r>
    </w:p>
    <w:p w14:paraId="63900358" w14:textId="2376CDF2" w:rsidR="441FDFDA" w:rsidRDefault="441FDFDA" w:rsidP="2C6522BD">
      <w:pPr>
        <w:pStyle w:val="BodyText"/>
        <w:rPr>
          <w:highlight w:val="yellow"/>
        </w:rPr>
      </w:pPr>
      <w:r w:rsidRPr="00C0742F">
        <w:rPr>
          <w:highlight w:val="yellow"/>
        </w:rPr>
        <w:t>When we connect the TIB to the HD connector, we see ~50-60pA (with the 100 sample MA</w:t>
      </w:r>
      <w:r w:rsidR="1AA37721" w:rsidRPr="00C0742F">
        <w:rPr>
          <w:highlight w:val="yellow"/>
        </w:rPr>
        <w:t>(</w:t>
      </w:r>
      <w:ins w:id="1" w:author="Microsoft Word" w:date="2025-02-07T10:45:00Z" w16du:dateUtc="2025-02-07T18:45:00Z">
        <w:r w:rsidR="1AA37721" w:rsidRPr="00C0742F">
          <w:rPr>
            <w:highlight w:val="yellow"/>
          </w:rPr>
          <w:t>((((moving aaveraverage)</w:t>
        </w:r>
        <w:r w:rsidRPr="00C0742F">
          <w:rPr>
            <w:highlight w:val="yellow"/>
          </w:rPr>
          <w:t>MA</w:t>
        </w:r>
        <w:r w:rsidR="1AA37721" w:rsidRPr="00C0742F">
          <w:rPr>
            <w:highlight w:val="yellow"/>
          </w:rPr>
          <w:t>moving average)-moving average)-moving average</w:t>
        </w:r>
      </w:ins>
      <w:r w:rsidRPr="00C0742F">
        <w:rPr>
          <w:highlight w:val="yellow"/>
        </w:rPr>
        <w:t xml:space="preserve"> filter). We didn’t see this </w:t>
      </w:r>
      <w:r w:rsidR="2EF16BB7" w:rsidRPr="00C0742F">
        <w:rPr>
          <w:highlight w:val="yellow"/>
        </w:rPr>
        <w:t xml:space="preserve">in </w:t>
      </w:r>
      <w:r w:rsidR="00AE51C7" w:rsidRPr="00C0742F">
        <w:rPr>
          <w:highlight w:val="yellow"/>
        </w:rPr>
        <w:fldChar w:fldCharType="begin"/>
      </w:r>
      <w:r w:rsidR="00AE51C7" w:rsidRPr="00C0742F">
        <w:rPr>
          <w:highlight w:val="yellow"/>
        </w:rPr>
        <w:instrText xml:space="preserve"> REF _Ref189826738 \r \h </w:instrText>
      </w:r>
      <w:r w:rsidR="00C0742F">
        <w:rPr>
          <w:highlight w:val="yellow"/>
        </w:rPr>
        <w:instrText xml:space="preserve"> \* MERGEFORMAT </w:instrText>
      </w:r>
      <w:r w:rsidR="00AE51C7" w:rsidRPr="00C0742F">
        <w:rPr>
          <w:highlight w:val="yellow"/>
        </w:rPr>
      </w:r>
      <w:r w:rsidR="00AE51C7" w:rsidRPr="00C0742F">
        <w:rPr>
          <w:highlight w:val="yellow"/>
        </w:rPr>
        <w:fldChar w:fldCharType="separate"/>
      </w:r>
      <w:r w:rsidR="00AE51C7" w:rsidRPr="00C0742F">
        <w:rPr>
          <w:highlight w:val="yellow"/>
        </w:rPr>
        <w:t>1.2.5.1</w:t>
      </w:r>
      <w:r w:rsidR="00AE51C7" w:rsidRPr="00C0742F">
        <w:rPr>
          <w:highlight w:val="yellow"/>
        </w:rPr>
        <w:fldChar w:fldCharType="end"/>
      </w:r>
      <w:r w:rsidR="00AE51C7" w:rsidRPr="00C0742F">
        <w:rPr>
          <w:highlight w:val="yellow"/>
        </w:rPr>
        <w:t>.</w:t>
      </w:r>
      <w:r w:rsidR="002955F0" w:rsidRPr="00C0742F">
        <w:rPr>
          <w:highlight w:val="yellow"/>
        </w:rPr>
        <w:t xml:space="preserve"> Getting more noise because the </w:t>
      </w:r>
      <w:r w:rsidR="00ED06D5" w:rsidRPr="00C0742F">
        <w:rPr>
          <w:highlight w:val="yellow"/>
        </w:rPr>
        <w:t xml:space="preserve">TIB and adapter are connected is normal since the </w:t>
      </w:r>
      <w:r w:rsidR="00CD4391" w:rsidRPr="00C0742F">
        <w:rPr>
          <w:highlight w:val="yellow"/>
        </w:rPr>
        <w:t xml:space="preserve">anode </w:t>
      </w:r>
      <w:r w:rsidR="006857EE" w:rsidRPr="00C0742F">
        <w:rPr>
          <w:highlight w:val="yellow"/>
        </w:rPr>
        <w:t xml:space="preserve">connection isn’t shielded by proximity to the board. But </w:t>
      </w:r>
      <w:r w:rsidR="00F63AEA" w:rsidRPr="00C0742F">
        <w:rPr>
          <w:highlight w:val="yellow"/>
        </w:rPr>
        <w:t>how can plugging in the TIB result in a net positive current?</w:t>
      </w:r>
    </w:p>
    <w:p w14:paraId="13D3F0FA" w14:textId="5F189BD1" w:rsidR="2C6522BD" w:rsidRDefault="2C6522BD" w:rsidP="2C6522BD">
      <w:pPr>
        <w:pStyle w:val="BodyText"/>
      </w:pPr>
    </w:p>
    <w:p w14:paraId="1C93DD82" w14:textId="6ECC87C8" w:rsidR="00526453" w:rsidRDefault="00526453" w:rsidP="2C6522BD">
      <w:pPr>
        <w:pStyle w:val="BodyText"/>
      </w:pPr>
      <w:r w:rsidRPr="004A40E4">
        <w:rPr>
          <w:highlight w:val="yellow"/>
        </w:rPr>
        <w:t xml:space="preserve">Where is the reading noise coming from? </w:t>
      </w:r>
      <w:r w:rsidR="004A40E4" w:rsidRPr="004A40E4">
        <w:rPr>
          <w:highlight w:val="yellow"/>
        </w:rPr>
        <w:t>Is it leaking in from outside? Is it higher frequency? Is it from the Arduino?</w:t>
      </w:r>
      <w:r w:rsidR="009A063F">
        <w:t xml:space="preserve"> Unplugging the Arduino and powering down the 12V, we don’t see any dramatic reduction in reading noise.</w:t>
      </w:r>
    </w:p>
    <w:p w14:paraId="7B94387E" w14:textId="77777777" w:rsidR="00526453" w:rsidRDefault="00526453" w:rsidP="2C6522BD">
      <w:pPr>
        <w:pStyle w:val="BodyText"/>
      </w:pPr>
    </w:p>
    <w:p w14:paraId="5D4180EA" w14:textId="350ECA51" w:rsidR="00621E09" w:rsidRDefault="001C15B6" w:rsidP="2C6522BD">
      <w:pPr>
        <w:pStyle w:val="BodyText"/>
      </w:pPr>
      <w:r>
        <w:t xml:space="preserve">With the relays removed and Ch 8 SiPM shorted, we don’t see any evidence of </w:t>
      </w:r>
      <w:r w:rsidR="007D5BAB">
        <w:t xml:space="preserve">Vb-related </w:t>
      </w:r>
      <w:r w:rsidR="00CF52D2">
        <w:t>leakage current. (Still need to test this with the relays in place.)</w:t>
      </w:r>
    </w:p>
    <w:p w14:paraId="2F01F8B1" w14:textId="77777777" w:rsidR="00621E09" w:rsidRDefault="00621E09" w:rsidP="2C6522BD">
      <w:pPr>
        <w:pStyle w:val="BodyText"/>
      </w:pPr>
    </w:p>
    <w:p w14:paraId="46522DA5" w14:textId="1753A1CC" w:rsidR="047BC7B9" w:rsidRDefault="3B2E1AE9" w:rsidP="04D27DF1">
      <w:pPr>
        <w:pStyle w:val="BodyText"/>
      </w:pPr>
      <w:r>
        <w:t xml:space="preserve">To be done: </w:t>
      </w:r>
      <w:r w:rsidR="047BC7B9">
        <w:t>Leakage check on channels 1-8 after sonication of boards</w:t>
      </w:r>
    </w:p>
    <w:p w14:paraId="5BE3C21B" w14:textId="0F2D7B29" w:rsidR="2C6522BD" w:rsidRDefault="46569099" w:rsidP="2C6522BD">
      <w:pPr>
        <w:pStyle w:val="BodyText"/>
      </w:pPr>
      <w:r>
        <w:t xml:space="preserve">Ch 8-  </w:t>
      </w:r>
      <w:r w:rsidR="7CD78E9E">
        <w:t xml:space="preserve">no significant </w:t>
      </w:r>
      <w:r>
        <w:t>leakage excess seen when ch8 was activated</w:t>
      </w:r>
      <w:r w:rsidR="6FF26E23">
        <w:t>/ deactivated.</w:t>
      </w:r>
    </w:p>
    <w:p w14:paraId="7B68AFFB" w14:textId="6438DB27" w:rsidR="6EF0C5E1" w:rsidRDefault="6EF0C5E1" w:rsidP="6EF0C5E1">
      <w:pPr>
        <w:pStyle w:val="BodyText"/>
      </w:pPr>
    </w:p>
    <w:p w14:paraId="6DD97A14" w14:textId="77777777" w:rsidR="002B6513" w:rsidRDefault="002B6513" w:rsidP="002B6513">
      <w:pPr>
        <w:pStyle w:val="Heading3"/>
      </w:pPr>
      <w:r>
        <w:t>Leakage through photomos</w:t>
      </w:r>
    </w:p>
    <w:p w14:paraId="4B2D4986" w14:textId="77777777" w:rsidR="002B6513" w:rsidRPr="00923BAB" w:rsidRDefault="002B6513" w:rsidP="002B6513">
      <w:pPr>
        <w:pStyle w:val="BodyText"/>
      </w:pPr>
      <w:r>
        <w:t>It will be interesting to sample the leakage through the photomos with Vb = 50V, by measuring the voltage present on R11</w:t>
      </w:r>
    </w:p>
    <w:p w14:paraId="5202BC3F" w14:textId="6A947B81" w:rsidR="00404DCA" w:rsidRDefault="00404DCA" w:rsidP="0073081C">
      <w:pPr>
        <w:pStyle w:val="Heading3"/>
      </w:pPr>
      <w:r>
        <w:t>Adjacent Bias Line Leakage</w:t>
      </w:r>
    </w:p>
    <w:p w14:paraId="50326700" w14:textId="3E6D7627" w:rsidR="00404DCA" w:rsidRDefault="00404DCA" w:rsidP="00404DCA">
      <w:pPr>
        <w:pStyle w:val="BodyText"/>
        <w:numPr>
          <w:ilvl w:val="0"/>
          <w:numId w:val="3"/>
        </w:numPr>
      </w:pPr>
      <w:r>
        <w:t>With all SiPM connections jumpered (K-A) on connected Tile Interface</w:t>
      </w:r>
    </w:p>
    <w:p w14:paraId="6AD51948" w14:textId="52C70B06" w:rsidR="00794216" w:rsidRPr="00404DCA" w:rsidRDefault="00794216" w:rsidP="00794216">
      <w:pPr>
        <w:pStyle w:val="BodyText"/>
      </w:pPr>
      <w:r>
        <w:t xml:space="preserve">This test </w:t>
      </w:r>
      <w:r w:rsidR="00413BA7">
        <w:t xml:space="preserve">chiefly </w:t>
      </w:r>
      <w:r>
        <w:t xml:space="preserve">checks for </w:t>
      </w:r>
      <w:r w:rsidR="00486323">
        <w:t>leakage from any one active cathode bias line, into any of the other cathode lines.</w:t>
      </w:r>
      <w:r w:rsidR="00214FEA">
        <w:t xml:space="preserve"> </w:t>
      </w:r>
      <w:r w:rsidR="00214FEA" w:rsidRPr="004268F3">
        <w:rPr>
          <w:i/>
          <w:iCs/>
        </w:rPr>
        <w:t xml:space="preserve">Note that although the procedure calls for all of the other channels to be </w:t>
      </w:r>
      <w:r w:rsidR="008F1984" w:rsidRPr="004268F3">
        <w:rPr>
          <w:i/>
          <w:iCs/>
        </w:rPr>
        <w:t>jumpered, it may be adequate to only jumper channels adjacent or close to the active channel.</w:t>
      </w:r>
    </w:p>
    <w:p w14:paraId="4C8A1570" w14:textId="26D6E9C6" w:rsidR="007C6EFC" w:rsidRDefault="00404DCA" w:rsidP="007C6EFC">
      <w:r>
        <w:t>For each of 24 channels:</w:t>
      </w:r>
    </w:p>
    <w:p w14:paraId="04178D6A" w14:textId="257310C9" w:rsidR="00AF052F" w:rsidRDefault="00AF052F" w:rsidP="00404DCA">
      <w:pPr>
        <w:pStyle w:val="ListParagraph"/>
        <w:numPr>
          <w:ilvl w:val="0"/>
          <w:numId w:val="3"/>
        </w:numPr>
      </w:pPr>
      <w:r>
        <w:t>Zero state</w:t>
      </w:r>
    </w:p>
    <w:p w14:paraId="30ACC8FB" w14:textId="13C60DF5" w:rsidR="00F22177" w:rsidRDefault="0005203D" w:rsidP="00404DCA">
      <w:pPr>
        <w:pStyle w:val="ListParagraph"/>
        <w:numPr>
          <w:ilvl w:val="0"/>
          <w:numId w:val="3"/>
        </w:numPr>
      </w:pPr>
      <w:r>
        <w:t xml:space="preserve">Apply </w:t>
      </w:r>
      <w:r w:rsidR="00F22177">
        <w:t>VB</w:t>
      </w:r>
    </w:p>
    <w:p w14:paraId="2F4F050F" w14:textId="587B21EC" w:rsidR="00AF052F" w:rsidRDefault="00AF052F" w:rsidP="00404DCA">
      <w:pPr>
        <w:pStyle w:val="ListParagraph"/>
        <w:numPr>
          <w:ilvl w:val="0"/>
          <w:numId w:val="3"/>
        </w:numPr>
      </w:pPr>
      <w:r>
        <w:t xml:space="preserve">Remove jumper </w:t>
      </w:r>
      <w:r w:rsidR="00795BD6">
        <w:t xml:space="preserve">on connector </w:t>
      </w:r>
      <w:r>
        <w:t>for channel under test</w:t>
      </w:r>
    </w:p>
    <w:p w14:paraId="1FA86C4F" w14:textId="731F4362" w:rsidR="00AF052F" w:rsidRDefault="00AF052F" w:rsidP="00404DCA">
      <w:pPr>
        <w:pStyle w:val="ListParagraph"/>
        <w:numPr>
          <w:ilvl w:val="0"/>
          <w:numId w:val="3"/>
        </w:numPr>
      </w:pPr>
      <w:r>
        <w:t>Jumper adjacent channels</w:t>
      </w:r>
      <w:r w:rsidR="00795BD6">
        <w:t xml:space="preserve"> on connector</w:t>
      </w:r>
    </w:p>
    <w:p w14:paraId="0945C730" w14:textId="3235DBE7" w:rsidR="007D631F" w:rsidRDefault="006A294F" w:rsidP="00404DCA">
      <w:pPr>
        <w:pStyle w:val="ListParagraph"/>
        <w:numPr>
          <w:ilvl w:val="0"/>
          <w:numId w:val="3"/>
        </w:numPr>
      </w:pPr>
      <w:r>
        <w:t xml:space="preserve">Activate </w:t>
      </w:r>
      <w:r w:rsidR="00AB1436">
        <w:t>the</w:t>
      </w:r>
      <w:r>
        <w:t xml:space="preserve"> channel</w:t>
      </w:r>
      <w:r w:rsidR="002E2A16">
        <w:t xml:space="preserve"> and measure</w:t>
      </w:r>
    </w:p>
    <w:p w14:paraId="688049AA" w14:textId="782A6B56" w:rsidR="00404DCA" w:rsidRDefault="00404DCA" w:rsidP="00404DCA">
      <w:r>
        <w:t>Check for any change in electrometer reading</w:t>
      </w:r>
      <w:r w:rsidR="0005203D">
        <w:t xml:space="preserve"> that is related to channel or VB activation</w:t>
      </w:r>
    </w:p>
    <w:p w14:paraId="49565C14" w14:textId="51BE660C" w:rsidR="00404DCA" w:rsidRDefault="00404DCA" w:rsidP="00404DCA">
      <w:r>
        <w:t>Further diagnosis:</w:t>
      </w:r>
    </w:p>
    <w:p w14:paraId="67B7556D" w14:textId="75529DE7" w:rsidR="00404DCA" w:rsidRDefault="00404DCA" w:rsidP="00404DCA">
      <w:pPr>
        <w:pStyle w:val="ListParagraph"/>
        <w:numPr>
          <w:ilvl w:val="0"/>
          <w:numId w:val="5"/>
        </w:numPr>
      </w:pPr>
      <w:r>
        <w:t>If significant change is found, determine whether it depends on adjacent jumpers being connected (i.e. it’s via other bias lines). If not, it may be directly on the channel itself.</w:t>
      </w:r>
    </w:p>
    <w:p w14:paraId="7F551C59" w14:textId="3A4CFDFA" w:rsidR="00404DCA" w:rsidRPr="00A50C86" w:rsidRDefault="00404DCA" w:rsidP="00404DCA">
      <w:pPr>
        <w:pStyle w:val="ListParagraph"/>
        <w:numPr>
          <w:ilvl w:val="0"/>
          <w:numId w:val="5"/>
        </w:numPr>
      </w:pPr>
      <w:r>
        <w:t>If it appears to be directly on the channel, repeat with tile interface removed</w:t>
      </w:r>
      <w:r w:rsidR="005737DC">
        <w:t>, as this could be the source of the leakage.</w:t>
      </w:r>
    </w:p>
    <w:p w14:paraId="0E0CE981" w14:textId="77777777" w:rsidR="00404DCA" w:rsidRDefault="00404DCA" w:rsidP="00404DCA">
      <w:pPr>
        <w:pStyle w:val="Heading2"/>
      </w:pPr>
      <w:r>
        <w:t>Pulse Mode Tests</w:t>
      </w:r>
    </w:p>
    <w:p w14:paraId="2066BDFA" w14:textId="77777777" w:rsidR="00404DCA" w:rsidRDefault="00404DCA" w:rsidP="00404DCA">
      <w:pPr>
        <w:pStyle w:val="Heading3"/>
      </w:pPr>
      <w:r>
        <w:t>Noise</w:t>
      </w:r>
    </w:p>
    <w:p w14:paraId="3249D373" w14:textId="5AE1ADE1" w:rsidR="00E71588" w:rsidRDefault="00E71588" w:rsidP="00E71588">
      <w:pPr>
        <w:pStyle w:val="BodyText"/>
      </w:pPr>
      <w:r>
        <w:t>The only potential noise source on the board is probably the Arduino.</w:t>
      </w:r>
      <w:r w:rsidR="00243CC4">
        <w:t xml:space="preserve"> Therefore we can assess whether it noticeably increases the noise floor. However, to turn on a pulse output path, the Arduino is needed (unless we try some hack). </w:t>
      </w:r>
    </w:p>
    <w:p w14:paraId="6FC32A35" w14:textId="0A8A8815" w:rsidR="00243CC4" w:rsidRDefault="00243CC4" w:rsidP="00E71588">
      <w:pPr>
        <w:pStyle w:val="BodyText"/>
      </w:pPr>
      <w:r>
        <w:t>Therefore, let’s do the following to start with.</w:t>
      </w:r>
    </w:p>
    <w:p w14:paraId="518E3F73" w14:textId="1B9C02AF" w:rsidR="00243CC4" w:rsidRDefault="00243CC4" w:rsidP="00E71588">
      <w:pPr>
        <w:pStyle w:val="BodyText"/>
      </w:pPr>
      <w:r>
        <w:t>Look at, capture, and compare the RF output noise level with Arduino on and off.</w:t>
      </w:r>
    </w:p>
    <w:p w14:paraId="2DD7B001" w14:textId="6BED7E27" w:rsidR="00277F0D" w:rsidRDefault="009E59AE" w:rsidP="00E71588">
      <w:pPr>
        <w:pStyle w:val="BodyText"/>
      </w:pPr>
      <w:r>
        <w:t>With Arduino on, activate some channels and compare the RF output noise level.</w:t>
      </w:r>
    </w:p>
    <w:p w14:paraId="52FD0EC6" w14:textId="4975EEB5" w:rsidR="00277F0D" w:rsidRDefault="00277F0D" w:rsidP="00277F0D">
      <w:pPr>
        <w:pStyle w:val="BodyText"/>
        <w:numPr>
          <w:ilvl w:val="0"/>
          <w:numId w:val="5"/>
        </w:numPr>
      </w:pPr>
      <w:r>
        <w:t>Channels terminated with short or 50 ohms (at the HD connector)</w:t>
      </w:r>
    </w:p>
    <w:p w14:paraId="58C94B11" w14:textId="06EBC7B6" w:rsidR="00277F0D" w:rsidRPr="00E71588" w:rsidRDefault="00277F0D" w:rsidP="00277F0D">
      <w:pPr>
        <w:pStyle w:val="BodyText"/>
        <w:numPr>
          <w:ilvl w:val="0"/>
          <w:numId w:val="5"/>
        </w:numPr>
      </w:pPr>
      <w:r>
        <w:t>Channels left open</w:t>
      </w:r>
    </w:p>
    <w:p w14:paraId="3C64B4E9" w14:textId="77777777" w:rsidR="00404DCA" w:rsidRDefault="00404DCA" w:rsidP="00404DCA">
      <w:pPr>
        <w:pStyle w:val="Heading3"/>
      </w:pPr>
      <w:r>
        <w:t>Attenuation and distortion</w:t>
      </w:r>
    </w:p>
    <w:p w14:paraId="7E7D234F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With 50 ohm drive</w:t>
      </w:r>
    </w:p>
    <w:p w14:paraId="21C097A5" w14:textId="77777777" w:rsidR="00404DCA" w:rsidRDefault="00404DCA" w:rsidP="00404DCA">
      <w:pPr>
        <w:pStyle w:val="ListParagraph"/>
        <w:numPr>
          <w:ilvl w:val="1"/>
          <w:numId w:val="3"/>
        </w:numPr>
      </w:pPr>
      <w:r>
        <w:t>Check attenuation versus straight through with 50 ohm termination</w:t>
      </w:r>
    </w:p>
    <w:p w14:paraId="748657D9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With high impedance drive</w:t>
      </w:r>
    </w:p>
    <w:p w14:paraId="60E527E6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Look at attenuation and distortion</w:t>
      </w:r>
    </w:p>
    <w:p w14:paraId="52389D5D" w14:textId="77777777" w:rsidR="00404DCA" w:rsidRDefault="00404DCA" w:rsidP="00404DCA">
      <w:pPr>
        <w:pStyle w:val="ListParagraph"/>
        <w:numPr>
          <w:ilvl w:val="0"/>
          <w:numId w:val="3"/>
        </w:numPr>
      </w:pPr>
      <w:r>
        <w:t>Start with 50nS pulse, reduce to shorter pulse</w:t>
      </w:r>
    </w:p>
    <w:p w14:paraId="60F9C775" w14:textId="77777777" w:rsidR="00404DCA" w:rsidRDefault="00404DCA" w:rsidP="00404DCA">
      <w:pPr>
        <w:pStyle w:val="Heading3"/>
      </w:pPr>
      <w:r>
        <w:t>Supplementary</w:t>
      </w:r>
    </w:p>
    <w:p w14:paraId="6965C910" w14:textId="77777777" w:rsidR="00404DCA" w:rsidRDefault="00404DCA" w:rsidP="00404DCA">
      <w:r>
        <w:t>VNA sweep (frequency)</w:t>
      </w:r>
    </w:p>
    <w:p w14:paraId="2EBE4068" w14:textId="566167BB" w:rsidR="002C0E6F" w:rsidRPr="00205590" w:rsidRDefault="00404DCA" w:rsidP="00205590">
      <w:r>
        <w:t>Cable test sweep</w:t>
      </w:r>
    </w:p>
    <w:sectPr w:rsidR="002C0E6F" w:rsidRPr="002055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1490"/>
    <w:multiLevelType w:val="multilevel"/>
    <w:tmpl w:val="B3E27560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" w15:restartNumberingAfterBreak="0">
    <w:nsid w:val="2A5D7C38"/>
    <w:multiLevelType w:val="hybridMultilevel"/>
    <w:tmpl w:val="3294E0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074D0"/>
    <w:multiLevelType w:val="hybridMultilevel"/>
    <w:tmpl w:val="225472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35072"/>
    <w:multiLevelType w:val="hybridMultilevel"/>
    <w:tmpl w:val="E82A22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9093E"/>
    <w:multiLevelType w:val="hybridMultilevel"/>
    <w:tmpl w:val="9132B1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43068"/>
    <w:multiLevelType w:val="hybridMultilevel"/>
    <w:tmpl w:val="703E6D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338388">
    <w:abstractNumId w:val="0"/>
  </w:num>
  <w:num w:numId="2" w16cid:durableId="1986735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2230650">
    <w:abstractNumId w:val="5"/>
  </w:num>
  <w:num w:numId="4" w16cid:durableId="864095197">
    <w:abstractNumId w:val="2"/>
  </w:num>
  <w:num w:numId="5" w16cid:durableId="201792412">
    <w:abstractNumId w:val="4"/>
  </w:num>
  <w:num w:numId="6" w16cid:durableId="1576550328">
    <w:abstractNumId w:val="1"/>
  </w:num>
  <w:num w:numId="7" w16cid:durableId="825439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attachedTemplate r:id="rId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DCA"/>
    <w:rsid w:val="00033657"/>
    <w:rsid w:val="000450B5"/>
    <w:rsid w:val="0005203D"/>
    <w:rsid w:val="0005579D"/>
    <w:rsid w:val="000566E4"/>
    <w:rsid w:val="000724EA"/>
    <w:rsid w:val="000A1892"/>
    <w:rsid w:val="000A7262"/>
    <w:rsid w:val="000B0A67"/>
    <w:rsid w:val="000B1480"/>
    <w:rsid w:val="000C4914"/>
    <w:rsid w:val="000D372B"/>
    <w:rsid w:val="000E7B00"/>
    <w:rsid w:val="000F2200"/>
    <w:rsid w:val="0010663B"/>
    <w:rsid w:val="00132515"/>
    <w:rsid w:val="001326A9"/>
    <w:rsid w:val="001364BC"/>
    <w:rsid w:val="00141B3C"/>
    <w:rsid w:val="00147013"/>
    <w:rsid w:val="00162AF2"/>
    <w:rsid w:val="001912EB"/>
    <w:rsid w:val="001C15B6"/>
    <w:rsid w:val="001D01CC"/>
    <w:rsid w:val="001D6E14"/>
    <w:rsid w:val="00205590"/>
    <w:rsid w:val="00211786"/>
    <w:rsid w:val="00214FEA"/>
    <w:rsid w:val="002204B0"/>
    <w:rsid w:val="00221A71"/>
    <w:rsid w:val="00243CC4"/>
    <w:rsid w:val="00277513"/>
    <w:rsid w:val="00277F0D"/>
    <w:rsid w:val="00286E31"/>
    <w:rsid w:val="0029057B"/>
    <w:rsid w:val="002955F0"/>
    <w:rsid w:val="002B483E"/>
    <w:rsid w:val="002B6513"/>
    <w:rsid w:val="002C0E6F"/>
    <w:rsid w:val="002C5F3C"/>
    <w:rsid w:val="002D03A3"/>
    <w:rsid w:val="002D7FCB"/>
    <w:rsid w:val="002E2A16"/>
    <w:rsid w:val="002E313B"/>
    <w:rsid w:val="0030492C"/>
    <w:rsid w:val="00310B3D"/>
    <w:rsid w:val="00322740"/>
    <w:rsid w:val="0033507C"/>
    <w:rsid w:val="00335BBC"/>
    <w:rsid w:val="003475B0"/>
    <w:rsid w:val="00354025"/>
    <w:rsid w:val="0035799B"/>
    <w:rsid w:val="00363520"/>
    <w:rsid w:val="003704B3"/>
    <w:rsid w:val="0037340B"/>
    <w:rsid w:val="003868EC"/>
    <w:rsid w:val="00390C16"/>
    <w:rsid w:val="003945AB"/>
    <w:rsid w:val="003A5646"/>
    <w:rsid w:val="003B3C4C"/>
    <w:rsid w:val="003C113A"/>
    <w:rsid w:val="003D5918"/>
    <w:rsid w:val="003E1C8C"/>
    <w:rsid w:val="003E308F"/>
    <w:rsid w:val="003E380E"/>
    <w:rsid w:val="004020B1"/>
    <w:rsid w:val="00404DCA"/>
    <w:rsid w:val="0041220B"/>
    <w:rsid w:val="00413BA7"/>
    <w:rsid w:val="00425D6B"/>
    <w:rsid w:val="004268F3"/>
    <w:rsid w:val="00430FEA"/>
    <w:rsid w:val="00440732"/>
    <w:rsid w:val="0044160A"/>
    <w:rsid w:val="0045672F"/>
    <w:rsid w:val="00463249"/>
    <w:rsid w:val="00470624"/>
    <w:rsid w:val="00485CC8"/>
    <w:rsid w:val="00486323"/>
    <w:rsid w:val="00495E97"/>
    <w:rsid w:val="004A1804"/>
    <w:rsid w:val="004A40E4"/>
    <w:rsid w:val="004D2FB7"/>
    <w:rsid w:val="004D6E4C"/>
    <w:rsid w:val="004E47C5"/>
    <w:rsid w:val="004E786F"/>
    <w:rsid w:val="004F1923"/>
    <w:rsid w:val="005021BE"/>
    <w:rsid w:val="0051089F"/>
    <w:rsid w:val="00516669"/>
    <w:rsid w:val="00524027"/>
    <w:rsid w:val="00526453"/>
    <w:rsid w:val="00530F0D"/>
    <w:rsid w:val="0054789E"/>
    <w:rsid w:val="005737DC"/>
    <w:rsid w:val="00595022"/>
    <w:rsid w:val="00596FF8"/>
    <w:rsid w:val="005A0D4A"/>
    <w:rsid w:val="005A5369"/>
    <w:rsid w:val="005A6B67"/>
    <w:rsid w:val="005B62BF"/>
    <w:rsid w:val="005C2E20"/>
    <w:rsid w:val="005D5002"/>
    <w:rsid w:val="00600D62"/>
    <w:rsid w:val="00603931"/>
    <w:rsid w:val="00612002"/>
    <w:rsid w:val="00621E09"/>
    <w:rsid w:val="0062466E"/>
    <w:rsid w:val="00627644"/>
    <w:rsid w:val="006370A9"/>
    <w:rsid w:val="00640A6D"/>
    <w:rsid w:val="00642A16"/>
    <w:rsid w:val="00646A1D"/>
    <w:rsid w:val="0066045C"/>
    <w:rsid w:val="0066492A"/>
    <w:rsid w:val="006857EE"/>
    <w:rsid w:val="006A294F"/>
    <w:rsid w:val="006A2FAF"/>
    <w:rsid w:val="006A6D72"/>
    <w:rsid w:val="006A775E"/>
    <w:rsid w:val="006B74A1"/>
    <w:rsid w:val="006C51B8"/>
    <w:rsid w:val="006D66F2"/>
    <w:rsid w:val="006D6CBE"/>
    <w:rsid w:val="006E1F84"/>
    <w:rsid w:val="006E5114"/>
    <w:rsid w:val="00707B67"/>
    <w:rsid w:val="007118C2"/>
    <w:rsid w:val="00714CA4"/>
    <w:rsid w:val="00715178"/>
    <w:rsid w:val="00717E1F"/>
    <w:rsid w:val="007267DA"/>
    <w:rsid w:val="0073081C"/>
    <w:rsid w:val="00744488"/>
    <w:rsid w:val="00747FA5"/>
    <w:rsid w:val="0075148E"/>
    <w:rsid w:val="007610B1"/>
    <w:rsid w:val="00762881"/>
    <w:rsid w:val="00771B21"/>
    <w:rsid w:val="00771D2D"/>
    <w:rsid w:val="00794216"/>
    <w:rsid w:val="00795BD6"/>
    <w:rsid w:val="007A313B"/>
    <w:rsid w:val="007A3CB2"/>
    <w:rsid w:val="007C6EFC"/>
    <w:rsid w:val="007D3D48"/>
    <w:rsid w:val="007D5BAB"/>
    <w:rsid w:val="007D631F"/>
    <w:rsid w:val="007E2B13"/>
    <w:rsid w:val="007E7D43"/>
    <w:rsid w:val="008274C8"/>
    <w:rsid w:val="00834A97"/>
    <w:rsid w:val="008367B6"/>
    <w:rsid w:val="0084008C"/>
    <w:rsid w:val="008541E6"/>
    <w:rsid w:val="0086616C"/>
    <w:rsid w:val="0087686E"/>
    <w:rsid w:val="00896133"/>
    <w:rsid w:val="00896867"/>
    <w:rsid w:val="00896C7B"/>
    <w:rsid w:val="008A0B80"/>
    <w:rsid w:val="008A33DF"/>
    <w:rsid w:val="008A67A2"/>
    <w:rsid w:val="008B00FB"/>
    <w:rsid w:val="008F1984"/>
    <w:rsid w:val="00923BAB"/>
    <w:rsid w:val="00952661"/>
    <w:rsid w:val="00955781"/>
    <w:rsid w:val="00986DF1"/>
    <w:rsid w:val="009A063F"/>
    <w:rsid w:val="009B6FD5"/>
    <w:rsid w:val="009C46B1"/>
    <w:rsid w:val="009C49BE"/>
    <w:rsid w:val="009D281F"/>
    <w:rsid w:val="009E0FA8"/>
    <w:rsid w:val="009E59AE"/>
    <w:rsid w:val="009F296D"/>
    <w:rsid w:val="009F2D61"/>
    <w:rsid w:val="00A00BB8"/>
    <w:rsid w:val="00A10342"/>
    <w:rsid w:val="00A54630"/>
    <w:rsid w:val="00A63E17"/>
    <w:rsid w:val="00AA6776"/>
    <w:rsid w:val="00AB1436"/>
    <w:rsid w:val="00AB3DFB"/>
    <w:rsid w:val="00AB747A"/>
    <w:rsid w:val="00AE51C7"/>
    <w:rsid w:val="00AF052F"/>
    <w:rsid w:val="00B0503D"/>
    <w:rsid w:val="00B125AE"/>
    <w:rsid w:val="00B20F3B"/>
    <w:rsid w:val="00B22DE4"/>
    <w:rsid w:val="00B23473"/>
    <w:rsid w:val="00B45424"/>
    <w:rsid w:val="00B564DA"/>
    <w:rsid w:val="00B5674C"/>
    <w:rsid w:val="00B57452"/>
    <w:rsid w:val="00B61B2B"/>
    <w:rsid w:val="00B63637"/>
    <w:rsid w:val="00B929A0"/>
    <w:rsid w:val="00BA3E01"/>
    <w:rsid w:val="00BA4203"/>
    <w:rsid w:val="00BB7596"/>
    <w:rsid w:val="00BC1A5A"/>
    <w:rsid w:val="00BD5303"/>
    <w:rsid w:val="00BF2F3F"/>
    <w:rsid w:val="00C034DB"/>
    <w:rsid w:val="00C04B9A"/>
    <w:rsid w:val="00C0742F"/>
    <w:rsid w:val="00C16657"/>
    <w:rsid w:val="00C2017A"/>
    <w:rsid w:val="00C26741"/>
    <w:rsid w:val="00C33A1D"/>
    <w:rsid w:val="00C46CD5"/>
    <w:rsid w:val="00C53044"/>
    <w:rsid w:val="00C54409"/>
    <w:rsid w:val="00C70AAF"/>
    <w:rsid w:val="00C80DBB"/>
    <w:rsid w:val="00C8105E"/>
    <w:rsid w:val="00C82988"/>
    <w:rsid w:val="00C84BE9"/>
    <w:rsid w:val="00C87180"/>
    <w:rsid w:val="00C874C7"/>
    <w:rsid w:val="00CA32F6"/>
    <w:rsid w:val="00CB57D9"/>
    <w:rsid w:val="00CD4391"/>
    <w:rsid w:val="00CD74CF"/>
    <w:rsid w:val="00CD7EA5"/>
    <w:rsid w:val="00CE2360"/>
    <w:rsid w:val="00CE5362"/>
    <w:rsid w:val="00CE6893"/>
    <w:rsid w:val="00CF52D2"/>
    <w:rsid w:val="00D031DC"/>
    <w:rsid w:val="00D05AD7"/>
    <w:rsid w:val="00D109C9"/>
    <w:rsid w:val="00D14434"/>
    <w:rsid w:val="00D433FC"/>
    <w:rsid w:val="00D540C8"/>
    <w:rsid w:val="00D607C3"/>
    <w:rsid w:val="00D61355"/>
    <w:rsid w:val="00D66769"/>
    <w:rsid w:val="00D67FBB"/>
    <w:rsid w:val="00D70835"/>
    <w:rsid w:val="00D74FC8"/>
    <w:rsid w:val="00D753F7"/>
    <w:rsid w:val="00D82A94"/>
    <w:rsid w:val="00DA38A5"/>
    <w:rsid w:val="00DB35F4"/>
    <w:rsid w:val="00DB423E"/>
    <w:rsid w:val="00DD0136"/>
    <w:rsid w:val="00DD342C"/>
    <w:rsid w:val="00DD3CE9"/>
    <w:rsid w:val="00DE1E9D"/>
    <w:rsid w:val="00DE6753"/>
    <w:rsid w:val="00DF3667"/>
    <w:rsid w:val="00DF61A2"/>
    <w:rsid w:val="00E10442"/>
    <w:rsid w:val="00E128D8"/>
    <w:rsid w:val="00E57C90"/>
    <w:rsid w:val="00E71588"/>
    <w:rsid w:val="00E754C0"/>
    <w:rsid w:val="00E85893"/>
    <w:rsid w:val="00E91914"/>
    <w:rsid w:val="00E965C4"/>
    <w:rsid w:val="00E96B43"/>
    <w:rsid w:val="00E96F90"/>
    <w:rsid w:val="00EA5443"/>
    <w:rsid w:val="00EB433E"/>
    <w:rsid w:val="00ED06D5"/>
    <w:rsid w:val="00ED1316"/>
    <w:rsid w:val="00EE3A1C"/>
    <w:rsid w:val="00EE6725"/>
    <w:rsid w:val="00EE7461"/>
    <w:rsid w:val="00F058D7"/>
    <w:rsid w:val="00F062C1"/>
    <w:rsid w:val="00F142FF"/>
    <w:rsid w:val="00F22177"/>
    <w:rsid w:val="00F23E6E"/>
    <w:rsid w:val="00F31D0E"/>
    <w:rsid w:val="00F5519C"/>
    <w:rsid w:val="00F63AEA"/>
    <w:rsid w:val="00F647A7"/>
    <w:rsid w:val="00F647E6"/>
    <w:rsid w:val="00F82189"/>
    <w:rsid w:val="00F83357"/>
    <w:rsid w:val="00F84FFB"/>
    <w:rsid w:val="00F90D4C"/>
    <w:rsid w:val="00F941F2"/>
    <w:rsid w:val="00FB30FF"/>
    <w:rsid w:val="00FD4193"/>
    <w:rsid w:val="00FF6452"/>
    <w:rsid w:val="03696FD6"/>
    <w:rsid w:val="047BC7B9"/>
    <w:rsid w:val="04D27DF1"/>
    <w:rsid w:val="05B45E77"/>
    <w:rsid w:val="05D6511F"/>
    <w:rsid w:val="05F6B0C1"/>
    <w:rsid w:val="06C1889B"/>
    <w:rsid w:val="086F154F"/>
    <w:rsid w:val="0DD5F475"/>
    <w:rsid w:val="0DE14BDD"/>
    <w:rsid w:val="0E6F67E3"/>
    <w:rsid w:val="10A27761"/>
    <w:rsid w:val="11AD4F90"/>
    <w:rsid w:val="1239CF2F"/>
    <w:rsid w:val="18623CEC"/>
    <w:rsid w:val="19DAC0E3"/>
    <w:rsid w:val="1AA37721"/>
    <w:rsid w:val="1B350570"/>
    <w:rsid w:val="1D842799"/>
    <w:rsid w:val="1E92C756"/>
    <w:rsid w:val="24851C00"/>
    <w:rsid w:val="27316C6E"/>
    <w:rsid w:val="27DD5516"/>
    <w:rsid w:val="2A949DD6"/>
    <w:rsid w:val="2BEE8C71"/>
    <w:rsid w:val="2C6522BD"/>
    <w:rsid w:val="2EF16BB7"/>
    <w:rsid w:val="30F21A44"/>
    <w:rsid w:val="316C5285"/>
    <w:rsid w:val="3283C5A1"/>
    <w:rsid w:val="3419629E"/>
    <w:rsid w:val="34AC291D"/>
    <w:rsid w:val="3536CB08"/>
    <w:rsid w:val="36C7A530"/>
    <w:rsid w:val="36EBE7D8"/>
    <w:rsid w:val="387954C4"/>
    <w:rsid w:val="3B2E1AE9"/>
    <w:rsid w:val="3BD8BEB2"/>
    <w:rsid w:val="3CAD5DDE"/>
    <w:rsid w:val="3D1DAE16"/>
    <w:rsid w:val="3D98E782"/>
    <w:rsid w:val="3EDD447F"/>
    <w:rsid w:val="41371545"/>
    <w:rsid w:val="42F17DD7"/>
    <w:rsid w:val="441FDFDA"/>
    <w:rsid w:val="44D1C9B5"/>
    <w:rsid w:val="45A7491D"/>
    <w:rsid w:val="45C764E0"/>
    <w:rsid w:val="46569099"/>
    <w:rsid w:val="46EE1B31"/>
    <w:rsid w:val="4A739F64"/>
    <w:rsid w:val="4B7C32B1"/>
    <w:rsid w:val="4FEEBF58"/>
    <w:rsid w:val="50100C36"/>
    <w:rsid w:val="502B8FF7"/>
    <w:rsid w:val="508296AA"/>
    <w:rsid w:val="53448309"/>
    <w:rsid w:val="54E61064"/>
    <w:rsid w:val="579FDDA3"/>
    <w:rsid w:val="586CFB1E"/>
    <w:rsid w:val="5AB115D5"/>
    <w:rsid w:val="5ABDBED3"/>
    <w:rsid w:val="6021D19D"/>
    <w:rsid w:val="607D7C0C"/>
    <w:rsid w:val="6292DC9F"/>
    <w:rsid w:val="63244AE3"/>
    <w:rsid w:val="64088545"/>
    <w:rsid w:val="64CBCCE5"/>
    <w:rsid w:val="66C76C4C"/>
    <w:rsid w:val="68E5EBB2"/>
    <w:rsid w:val="6BEB4EE4"/>
    <w:rsid w:val="6C66576E"/>
    <w:rsid w:val="6D28230A"/>
    <w:rsid w:val="6EF0C5E1"/>
    <w:rsid w:val="6FF26E23"/>
    <w:rsid w:val="7009CE94"/>
    <w:rsid w:val="7021AB03"/>
    <w:rsid w:val="70EB9C98"/>
    <w:rsid w:val="711353C9"/>
    <w:rsid w:val="71D5CD50"/>
    <w:rsid w:val="732B1440"/>
    <w:rsid w:val="75B62101"/>
    <w:rsid w:val="7635AE52"/>
    <w:rsid w:val="77856B0E"/>
    <w:rsid w:val="78A6A450"/>
    <w:rsid w:val="7CD78E9E"/>
    <w:rsid w:val="7E924606"/>
    <w:rsid w:val="7FE2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EFB5"/>
  <w15:docId w15:val="{5A6FC3FA-E531-4F42-BC51-A8B71917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E9D"/>
    <w:rPr>
      <w:kern w:val="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B61B2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B61B2B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B61B2B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B61B2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6A6D7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1B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1B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61B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6A6D7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A6D7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A6D7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A6D72"/>
  </w:style>
  <w:style w:type="character" w:styleId="Hyperlink">
    <w:name w:val="Hyperlink"/>
    <w:basedOn w:val="DefaultParagraphFont"/>
    <w:uiPriority w:val="99"/>
    <w:unhideWhenUsed/>
    <w:rsid w:val="002204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4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07C3"/>
    <w:rPr>
      <w:color w:val="954F72" w:themeColor="followedHyperlink"/>
      <w:u w:val="single"/>
    </w:rPr>
  </w:style>
  <w:style w:type="paragraph" w:customStyle="1" w:styleId="1qeiagb0cpwnlhdf9xsijm">
    <w:name w:val="_1qeiagb0cpwnlhdf9xsijm"/>
    <w:basedOn w:val="Normal"/>
    <w:rsid w:val="002D0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F83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uiPriority w:val="39"/>
    <w:rsid w:val="009F2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gan3\AppData\Roaming\Microsoft\Templates\hierarchic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175ED-DAAB-456E-85BB-5561AB8B0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hierarchical.dotx</Template>
  <TotalTime>5821</TotalTime>
  <Pages>5</Pages>
  <Words>1405</Words>
  <Characters>6873</Characters>
  <Application>Microsoft Office Word</Application>
  <DocSecurity>4</DocSecurity>
  <Lines>185</Lines>
  <Paragraphs>142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 Egan</dc:creator>
  <cp:keywords/>
  <dc:description/>
  <cp:lastModifiedBy>Eamon Egan, Mr</cp:lastModifiedBy>
  <cp:revision>204</cp:revision>
  <cp:lastPrinted>2025-02-04T00:37:00Z</cp:lastPrinted>
  <dcterms:created xsi:type="dcterms:W3CDTF">2025-01-14T08:06:00Z</dcterms:created>
  <dcterms:modified xsi:type="dcterms:W3CDTF">2026-01-14T19:49:00Z</dcterms:modified>
</cp:coreProperties>
</file>